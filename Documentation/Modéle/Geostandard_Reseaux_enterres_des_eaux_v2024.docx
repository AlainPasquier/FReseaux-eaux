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otnotes.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4.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5.jpeg" ContentType="image/jpeg"/>
  <Override PartName="/word/media/image6.jpeg" ContentType="image/jpeg"/>
  <Override PartName="/word/media/image7.jpeg" ContentType="image/jpeg"/>
  <Override PartName="/word/fontTable.xml" ContentType="application/vnd.openxmlformats-officedocument.wordprocessingml.fontTable+xml"/>
  <Override PartName="/word/header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rpsdetexte"/>
        <w:rPr/>
      </w:pPr>
      <w:r>
        <w:rPr/>
        <w:drawing>
          <wp:anchor behindDoc="0" distT="0" distB="0" distL="0" distR="0" simplePos="0" locked="0" layoutInCell="0" allowOverlap="1" relativeHeight="7">
            <wp:simplePos x="0" y="0"/>
            <wp:positionH relativeFrom="column">
              <wp:posOffset>12700</wp:posOffset>
            </wp:positionH>
            <wp:positionV relativeFrom="paragraph">
              <wp:posOffset>19050</wp:posOffset>
            </wp:positionV>
            <wp:extent cx="2440940" cy="116586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40940" cy="1165860"/>
                    </a:xfrm>
                    <a:prstGeom prst="rect">
                      <a:avLst/>
                    </a:prstGeom>
                  </pic:spPr>
                </pic:pic>
              </a:graphicData>
            </a:graphic>
          </wp:anchor>
        </w:drawing>
        <w:drawing>
          <wp:anchor behindDoc="0" distT="0" distB="0" distL="0" distR="0" simplePos="0" locked="0" layoutInCell="0" allowOverlap="1" relativeHeight="9">
            <wp:simplePos x="0" y="0"/>
            <wp:positionH relativeFrom="column">
              <wp:posOffset>4976495</wp:posOffset>
            </wp:positionH>
            <wp:positionV relativeFrom="paragraph">
              <wp:posOffset>11430</wp:posOffset>
            </wp:positionV>
            <wp:extent cx="1143000" cy="1143000"/>
            <wp:effectExtent l="0" t="0" r="0" b="0"/>
            <wp:wrapSquare wrapText="bothSides"/>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143000" cy="1143000"/>
                    </a:xfrm>
                    <a:prstGeom prst="rect">
                      <a:avLst/>
                    </a:prstGeom>
                  </pic:spPr>
                </pic:pic>
              </a:graphicData>
            </a:graphic>
          </wp:anchor>
        </w:drawing>
      </w:r>
    </w:p>
    <w:p>
      <w:pPr>
        <w:pStyle w:val="Corpsdetexte"/>
        <w:rPr/>
      </w:pPr>
      <w:r>
        <w:rPr/>
      </w:r>
    </w:p>
    <w:p>
      <w:pPr>
        <w:pStyle w:val="Corpsdetexte"/>
        <w:rPr/>
      </w:pPr>
      <w:r>
        <w:rPr/>
      </w:r>
    </w:p>
    <w:p>
      <w:pPr>
        <w:pStyle w:val="Corpsdetexte"/>
        <w:rPr/>
      </w:pPr>
      <w:r>
        <w:rPr/>
      </w:r>
    </w:p>
    <w:p>
      <w:pPr>
        <w:pStyle w:val="Corpsdetexte"/>
        <w:rPr/>
      </w:pPr>
      <w:r>
        <w:rPr/>
      </w:r>
    </w:p>
    <w:p>
      <w:pPr>
        <w:pStyle w:val="Soustitre"/>
        <w:rPr/>
      </w:pPr>
      <w:r>
        <w:rPr/>
        <w:t xml:space="preserve">CONSEIL NATIONAL DE L’INFORMATION </w:t>
      </w:r>
    </w:p>
    <w:p>
      <w:pPr>
        <w:pStyle w:val="Soustitre"/>
        <w:rPr/>
      </w:pPr>
      <w:r>
        <w:rPr/>
        <w:t>GÉOLOCALISÉE</w:t>
      </w:r>
    </w:p>
    <w:p>
      <w:pPr>
        <w:pStyle w:val="Corpsdetexte"/>
        <w:rPr/>
      </w:pPr>
      <w:r>
        <w:rPr/>
        <w:drawing>
          <wp:anchor behindDoc="0" distT="0" distB="0" distL="114300" distR="114300" simplePos="0" locked="0" layoutInCell="0" allowOverlap="1" relativeHeight="10">
            <wp:simplePos x="0" y="0"/>
            <wp:positionH relativeFrom="page">
              <wp:posOffset>920115</wp:posOffset>
            </wp:positionH>
            <wp:positionV relativeFrom="paragraph">
              <wp:posOffset>273685</wp:posOffset>
            </wp:positionV>
            <wp:extent cx="5716905" cy="2228215"/>
            <wp:effectExtent l="0" t="0" r="0" b="0"/>
            <wp:wrapTopAndBottom/>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4"/>
                    <a:stretch>
                      <a:fillRect/>
                    </a:stretch>
                  </pic:blipFill>
                  <pic:spPr bwMode="auto">
                    <a:xfrm>
                      <a:off x="0" y="0"/>
                      <a:ext cx="5716905" cy="2228215"/>
                    </a:xfrm>
                    <a:prstGeom prst="rect">
                      <a:avLst/>
                    </a:prstGeom>
                  </pic:spPr>
                </pic:pic>
              </a:graphicData>
            </a:graphic>
          </wp:anchor>
        </w:drawing>
      </w:r>
    </w:p>
    <w:p>
      <w:pPr>
        <w:pStyle w:val="Corpsdetexte"/>
        <w:rPr/>
      </w:pPr>
      <w:r>
        <w:rPr/>
      </w:r>
    </w:p>
    <w:p>
      <w:pPr>
        <w:pStyle w:val="Titreprincipal"/>
        <w:rPr/>
      </w:pPr>
      <w:r>
        <w:rPr/>
        <w:t>Géostandard de réseaux StaR-Eau</w:t>
      </w:r>
    </w:p>
    <w:p>
      <w:pPr>
        <w:pStyle w:val="Soustitre"/>
        <w:rPr/>
      </w:pPr>
      <w:r>
        <w:rPr/>
        <w:t>Réseaux enterrés des eaux</w:t>
      </w:r>
    </w:p>
    <w:p>
      <w:pPr>
        <w:pStyle w:val="PagedegardeVersion"/>
        <w:rPr/>
      </w:pPr>
      <w:r>
        <w:rPr/>
        <w:t xml:space="preserve">Version </w:t>
      </w:r>
      <w:r>
        <w:rPr/>
        <w:t>2024</w:t>
      </w:r>
      <w:r>
        <w:rPr/>
        <w:t xml:space="preserve"> – Novembre 2024</w:t>
      </w:r>
      <w:r>
        <w:br w:type="page"/>
      </w:r>
    </w:p>
    <w:p>
      <w:pPr>
        <w:pStyle w:val="Titreentte"/>
        <w:rPr/>
      </w:pPr>
      <w:r>
        <w:drawing>
          <wp:anchor behindDoc="0" distT="0" distB="0" distL="0" distR="0" simplePos="0" locked="0" layoutInCell="0" allowOverlap="1" relativeHeight="8">
            <wp:simplePos x="0" y="0"/>
            <wp:positionH relativeFrom="column">
              <wp:posOffset>12700</wp:posOffset>
            </wp:positionH>
            <wp:positionV relativeFrom="paragraph">
              <wp:posOffset>635</wp:posOffset>
            </wp:positionV>
            <wp:extent cx="2440940" cy="11658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2440940" cy="1165860"/>
                    </a:xfrm>
                    <a:prstGeom prst="rect">
                      <a:avLst/>
                    </a:prstGeom>
                  </pic:spPr>
                </pic:pic>
              </a:graphicData>
            </a:graphic>
          </wp:anchor>
        </w:drawing>
      </w:r>
      <w:r>
        <w:rPr/>
        <w:t>Spécifications CNIG</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2266"/>
        <w:gridCol w:w="7372"/>
      </w:tblGrid>
      <w:tr>
        <w:trPr>
          <w:cantSplit w:val="true"/>
        </w:trPr>
        <w:tc>
          <w:tcPr>
            <w:tcW w:w="2266" w:type="dxa"/>
            <w:tcBorders>
              <w:top w:val="single" w:sz="4" w:space="0" w:color="CCCCCC"/>
              <w:left w:val="single" w:sz="4" w:space="0" w:color="CCCCCC"/>
              <w:bottom w:val="single" w:sz="4" w:space="0" w:color="CCCCCC"/>
            </w:tcBorders>
          </w:tcPr>
          <w:p>
            <w:pPr>
              <w:pStyle w:val="Titredetableau"/>
              <w:widowControl w:val="false"/>
              <w:spacing w:before="120" w:after="120"/>
              <w:rPr/>
            </w:pPr>
            <w:r>
              <w:rPr/>
              <w:t>Thème</w:t>
            </w:r>
          </w:p>
        </w:tc>
        <w:tc>
          <w:tcPr>
            <w:tcW w:w="7372" w:type="dxa"/>
            <w:tcBorders>
              <w:top w:val="single" w:sz="4" w:space="0" w:color="CCCCCC"/>
              <w:left w:val="single" w:sz="4" w:space="0" w:color="CCCCCC"/>
              <w:bottom w:val="single" w:sz="4" w:space="0" w:color="CCCCCC"/>
              <w:right w:val="single" w:sz="4" w:space="0" w:color="CCCCCC"/>
            </w:tcBorders>
          </w:tcPr>
          <w:p>
            <w:pPr>
              <w:pStyle w:val="Contenudetableau"/>
              <w:widowControl w:val="false"/>
              <w:spacing w:before="0" w:after="60"/>
              <w:rPr/>
            </w:pPr>
            <w:r>
              <w:rPr/>
              <w:t>Réseaux enterrés des eaux</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Titre</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t>StaR-Eau</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Rapporteur</w:t>
            </w:r>
          </w:p>
        </w:tc>
        <w:tc>
          <w:tcPr>
            <w:tcW w:w="7372" w:type="dxa"/>
            <w:tcBorders>
              <w:left w:val="single" w:sz="4" w:space="0" w:color="CCCCCC"/>
              <w:bottom w:val="single" w:sz="4" w:space="0" w:color="CCCCCC"/>
              <w:right w:val="single" w:sz="4" w:space="0" w:color="CCCCCC"/>
            </w:tcBorders>
          </w:tcPr>
          <w:p>
            <w:pPr>
              <w:pStyle w:val="Contenudetableau"/>
              <w:widowControl w:val="false"/>
              <w:rPr/>
            </w:pPr>
            <w:r>
              <w:rPr/>
              <w:t>Gilles Chuzeville (Grand Lyon)</w:t>
            </w:r>
          </w:p>
          <w:p>
            <w:pPr>
              <w:pStyle w:val="Contenudetableau"/>
              <w:widowControl w:val="false"/>
              <w:spacing w:before="0" w:after="60"/>
              <w:rPr/>
            </w:pPr>
            <w:r>
              <w:rPr/>
              <w:t>Patrick Alayrangues (Altereo)</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Date</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t>Novembre 2024</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Sujet</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t>Standard de modélisation des réseaux enterrés des eaux</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Description du référentiel</w:t>
            </w:r>
          </w:p>
        </w:tc>
        <w:tc>
          <w:tcPr>
            <w:tcW w:w="7372" w:type="dxa"/>
            <w:tcBorders>
              <w:left w:val="single" w:sz="4" w:space="0" w:color="CCCCCC"/>
              <w:bottom w:val="single" w:sz="4" w:space="0" w:color="CCCCCC"/>
              <w:right w:val="single" w:sz="4" w:space="0" w:color="CCCCCC"/>
            </w:tcBorders>
          </w:tcPr>
          <w:p>
            <w:pPr>
              <w:pStyle w:val="Contenudetableau"/>
              <w:widowControl w:val="false"/>
              <w:rPr/>
            </w:pPr>
            <w:r>
              <w:rPr/>
              <w:t>Le présent document décrit le standard de données StaR-Eau faisant évoluer le standard de données RAEPA.</w:t>
            </w:r>
          </w:p>
          <w:p>
            <w:pPr>
              <w:pStyle w:val="Contenudetableau"/>
              <w:widowControl w:val="false"/>
              <w:rPr/>
            </w:pPr>
            <w:r>
              <w:rPr/>
              <w:t>Il est destiné à tous les acteurs autour des services de distribution d’eau potable, d’assainissement collectif et de gestion des eaux pluviales en zone urbaine.</w:t>
            </w:r>
          </w:p>
          <w:p>
            <w:pPr>
              <w:pStyle w:val="Contenudetableau"/>
              <w:widowControl w:val="false"/>
              <w:spacing w:before="0" w:after="60"/>
              <w:rPr/>
            </w:pPr>
            <w:r>
              <w:rPr/>
              <w:t>Il a pour objectif de répondre à des besoins métiers, aux obligations réglementaires et de permettre de meilleurs échanges d’informations.</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Version</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t>2024 (version finale 1.0.0)</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Contributeurs</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t>Les membres des groupes travail Réseaux enterrés des eaux du CNIG et Standards SIG de l’ASTEE</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Format</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t>Word (.docx) et Adobe PDF (.pdf)</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Source</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Licence</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t>Le présent document est sous Licence Ouverte v2.0 (Open Licence) Etalab</w:t>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Fichier</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r>
          </w:p>
        </w:tc>
      </w:tr>
      <w:tr>
        <w:trPr>
          <w:cantSplit w:val="true"/>
        </w:trPr>
        <w:tc>
          <w:tcPr>
            <w:tcW w:w="2266" w:type="dxa"/>
            <w:tcBorders>
              <w:left w:val="single" w:sz="4" w:space="0" w:color="CCCCCC"/>
              <w:bottom w:val="single" w:sz="4" w:space="0" w:color="CCCCCC"/>
            </w:tcBorders>
          </w:tcPr>
          <w:p>
            <w:pPr>
              <w:pStyle w:val="Titredetableau"/>
              <w:widowControl w:val="false"/>
              <w:spacing w:before="120" w:after="120"/>
              <w:rPr/>
            </w:pPr>
            <w:r>
              <w:rPr/>
              <w:t>Statut du document</w:t>
            </w:r>
          </w:p>
        </w:tc>
        <w:tc>
          <w:tcPr>
            <w:tcW w:w="7372" w:type="dxa"/>
            <w:tcBorders>
              <w:left w:val="single" w:sz="4" w:space="0" w:color="CCCCCC"/>
              <w:bottom w:val="single" w:sz="4" w:space="0" w:color="CCCCCC"/>
              <w:right w:val="single" w:sz="4" w:space="0" w:color="CCCCCC"/>
            </w:tcBorders>
          </w:tcPr>
          <w:p>
            <w:pPr>
              <w:pStyle w:val="Contenudetableau"/>
              <w:widowControl w:val="false"/>
              <w:spacing w:before="0" w:after="60"/>
              <w:rPr/>
            </w:pPr>
            <w:r>
              <w:rPr>
                <w:strike/>
              </w:rPr>
              <w:t>Projet</w:t>
            </w:r>
            <w:r>
              <w:rPr/>
              <w:t xml:space="preserve"> | </w:t>
            </w:r>
            <w:r>
              <w:rPr>
                <w:strike/>
              </w:rPr>
              <w:t>Appel à commentaires</w:t>
            </w:r>
            <w:r>
              <w:rPr/>
              <w:t xml:space="preserve"> | Proposé au CNIG | </w:t>
            </w:r>
            <w:r>
              <w:rPr>
                <w:strike/>
              </w:rPr>
              <w:t>Validé par le CNIG</w:t>
            </w:r>
          </w:p>
        </w:tc>
      </w:tr>
    </w:tbl>
    <w:p>
      <w:pPr>
        <w:pStyle w:val="Normal"/>
        <w:rPr/>
      </w:pPr>
      <w:r>
        <w:rPr/>
      </w:r>
      <w:r>
        <w:br w:type="page"/>
      </w:r>
    </w:p>
    <w:p>
      <w:pPr>
        <w:pStyle w:val="Titreentte"/>
        <w:rPr/>
      </w:pPr>
      <w:r>
        <w:rPr/>
        <w:t>Historique du document</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1497"/>
        <w:gridCol w:w="1500"/>
        <w:gridCol w:w="3003"/>
        <w:gridCol w:w="3638"/>
      </w:tblGrid>
      <w:tr>
        <w:trPr>
          <w:tblHeader w:val="true"/>
          <w:cantSplit w:val="true"/>
        </w:trPr>
        <w:tc>
          <w:tcPr>
            <w:tcW w:w="1497" w:type="dxa"/>
            <w:tcBorders>
              <w:top w:val="single" w:sz="4" w:space="0" w:color="000000"/>
              <w:left w:val="single" w:sz="4" w:space="0" w:color="000000"/>
              <w:bottom w:val="single" w:sz="4" w:space="0" w:color="000000"/>
            </w:tcBorders>
          </w:tcPr>
          <w:p>
            <w:pPr>
              <w:pStyle w:val="Titredetableau"/>
              <w:widowControl w:val="false"/>
              <w:spacing w:before="120" w:after="120"/>
              <w:rPr/>
            </w:pPr>
            <w:r>
              <w:rPr/>
              <w:t>Version</w:t>
            </w:r>
          </w:p>
        </w:tc>
        <w:tc>
          <w:tcPr>
            <w:tcW w:w="1500" w:type="dxa"/>
            <w:tcBorders>
              <w:top w:val="single" w:sz="4" w:space="0" w:color="000000"/>
              <w:left w:val="single" w:sz="4" w:space="0" w:color="000000"/>
              <w:bottom w:val="single" w:sz="4" w:space="0" w:color="000000"/>
            </w:tcBorders>
          </w:tcPr>
          <w:p>
            <w:pPr>
              <w:pStyle w:val="Titredetableau"/>
              <w:widowControl w:val="false"/>
              <w:spacing w:before="120" w:after="120"/>
              <w:rPr/>
            </w:pPr>
            <w:r>
              <w:rPr/>
              <w:t>Date</w:t>
            </w:r>
          </w:p>
        </w:tc>
        <w:tc>
          <w:tcPr>
            <w:tcW w:w="3003" w:type="dxa"/>
            <w:tcBorders>
              <w:top w:val="single" w:sz="4" w:space="0" w:color="000000"/>
              <w:left w:val="single" w:sz="4" w:space="0" w:color="000000"/>
              <w:bottom w:val="single" w:sz="4" w:space="0" w:color="000000"/>
            </w:tcBorders>
          </w:tcPr>
          <w:p>
            <w:pPr>
              <w:pStyle w:val="Titredetableau"/>
              <w:widowControl w:val="false"/>
              <w:spacing w:before="120" w:after="120"/>
              <w:rPr/>
            </w:pPr>
            <w:r>
              <w:rPr/>
              <w:t>Chapitre modifié</w:t>
            </w:r>
          </w:p>
        </w:tc>
        <w:tc>
          <w:tcPr>
            <w:tcW w:w="3638" w:type="dxa"/>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Changement apporté</w:t>
            </w:r>
          </w:p>
        </w:tc>
      </w:tr>
      <w:tr>
        <w:trPr>
          <w:cantSplit w:val="true"/>
        </w:trPr>
        <w:tc>
          <w:tcPr>
            <w:tcW w:w="1497" w:type="dxa"/>
            <w:tcBorders>
              <w:left w:val="single" w:sz="4" w:space="0" w:color="000000"/>
            </w:tcBorders>
          </w:tcPr>
          <w:p>
            <w:pPr>
              <w:pStyle w:val="Contenudetableau"/>
              <w:widowControl w:val="false"/>
              <w:spacing w:before="0" w:after="60"/>
              <w:rPr/>
            </w:pPr>
            <w:r>
              <w:rPr/>
              <w:t>0.1</w:t>
            </w:r>
          </w:p>
        </w:tc>
        <w:tc>
          <w:tcPr>
            <w:tcW w:w="1500" w:type="dxa"/>
            <w:tcBorders>
              <w:left w:val="single" w:sz="4" w:space="0" w:color="000000"/>
            </w:tcBorders>
          </w:tcPr>
          <w:p>
            <w:pPr>
              <w:pStyle w:val="Contenudetableau"/>
              <w:widowControl w:val="false"/>
              <w:spacing w:before="0" w:after="60"/>
              <w:rPr/>
            </w:pPr>
            <w:r>
              <w:rPr/>
              <w:t>Juin 2024</w:t>
            </w:r>
          </w:p>
        </w:tc>
        <w:tc>
          <w:tcPr>
            <w:tcW w:w="3003" w:type="dxa"/>
            <w:tcBorders>
              <w:left w:val="single" w:sz="4" w:space="0" w:color="000000"/>
            </w:tcBorders>
          </w:tcPr>
          <w:p>
            <w:pPr>
              <w:pStyle w:val="Contenudetableau"/>
              <w:widowControl w:val="false"/>
              <w:spacing w:before="0" w:after="60"/>
              <w:rPr/>
            </w:pPr>
            <w:r>
              <w:rPr/>
            </w:r>
          </w:p>
        </w:tc>
        <w:tc>
          <w:tcPr>
            <w:tcW w:w="3638" w:type="dxa"/>
            <w:tcBorders>
              <w:left w:val="single" w:sz="4" w:space="0" w:color="000000"/>
              <w:right w:val="single" w:sz="4" w:space="0" w:color="000000"/>
            </w:tcBorders>
          </w:tcPr>
          <w:p>
            <w:pPr>
              <w:pStyle w:val="Contenudetableau"/>
              <w:widowControl w:val="false"/>
              <w:spacing w:before="0" w:after="60"/>
              <w:rPr/>
            </w:pPr>
            <w:r>
              <w:rPr/>
              <w:t>Version initiale</w:t>
            </w:r>
          </w:p>
        </w:tc>
      </w:tr>
      <w:tr>
        <w:trPr>
          <w:cantSplit w:val="true"/>
        </w:trPr>
        <w:tc>
          <w:tcPr>
            <w:tcW w:w="1497" w:type="dxa"/>
            <w:tcBorders>
              <w:left w:val="single" w:sz="4" w:space="0" w:color="000000"/>
              <w:bottom w:val="single" w:sz="4" w:space="0" w:color="000000"/>
            </w:tcBorders>
          </w:tcPr>
          <w:p>
            <w:pPr>
              <w:pStyle w:val="Contenudetableau"/>
              <w:widowControl w:val="false"/>
              <w:spacing w:before="0" w:after="60"/>
              <w:rPr/>
            </w:pPr>
            <w:r>
              <w:rPr/>
              <w:t>0.9</w:t>
            </w:r>
          </w:p>
        </w:tc>
        <w:tc>
          <w:tcPr>
            <w:tcW w:w="1500" w:type="dxa"/>
            <w:tcBorders>
              <w:left w:val="single" w:sz="4" w:space="0" w:color="000000"/>
              <w:bottom w:val="single" w:sz="4" w:space="0" w:color="000000"/>
            </w:tcBorders>
          </w:tcPr>
          <w:p>
            <w:pPr>
              <w:pStyle w:val="Contenudetableau"/>
              <w:widowControl w:val="false"/>
              <w:spacing w:before="0" w:after="60"/>
              <w:rPr/>
            </w:pPr>
            <w:r>
              <w:rPr/>
              <w:t>Novembre 2024</w:t>
            </w:r>
          </w:p>
        </w:tc>
        <w:tc>
          <w:tcPr>
            <w:tcW w:w="3003" w:type="dxa"/>
            <w:tcBorders>
              <w:left w:val="single" w:sz="4" w:space="0" w:color="000000"/>
              <w:bottom w:val="single" w:sz="4" w:space="0" w:color="000000"/>
            </w:tcBorders>
          </w:tcPr>
          <w:p>
            <w:pPr>
              <w:pStyle w:val="Contenudetableau"/>
              <w:widowControl w:val="false"/>
              <w:spacing w:before="0" w:after="60"/>
              <w:rPr/>
            </w:pPr>
            <w:r>
              <w:rPr/>
            </w:r>
          </w:p>
        </w:tc>
        <w:tc>
          <w:tcPr>
            <w:tcW w:w="3638" w:type="dxa"/>
            <w:tcBorders>
              <w:left w:val="single" w:sz="4" w:space="0" w:color="000000"/>
              <w:bottom w:val="single" w:sz="4" w:space="0" w:color="000000"/>
              <w:right w:val="single" w:sz="4" w:space="0" w:color="000000"/>
            </w:tcBorders>
          </w:tcPr>
          <w:p>
            <w:pPr>
              <w:pStyle w:val="Contenudetableau"/>
              <w:widowControl w:val="false"/>
              <w:spacing w:before="0" w:after="60"/>
              <w:rPr/>
            </w:pPr>
            <w:r>
              <w:rPr/>
              <w:t>Prise en compte de l’appel à commentaires</w:t>
            </w:r>
          </w:p>
        </w:tc>
      </w:tr>
    </w:tbl>
    <w:p>
      <w:pPr>
        <w:pStyle w:val="Titreentte"/>
        <w:rPr/>
      </w:pPr>
      <w:r>
        <w:rPr/>
        <w:t>Objet du document</w:t>
      </w:r>
    </w:p>
    <w:p>
      <w:pPr>
        <w:pStyle w:val="Corpsdetexte"/>
        <w:jc w:val="both"/>
        <w:rPr/>
      </w:pPr>
      <w:r>
        <w:rPr/>
        <w:t>Ce présent document a pour objectif de décrire le contenu des données de représentation des réseaux d’eau (eau potable, assainissement, eaux pluviales).</w:t>
      </w:r>
    </w:p>
    <w:p>
      <w:pPr>
        <w:pStyle w:val="Titreentte"/>
        <w:rPr/>
      </w:pPr>
      <w:r>
        <w:rPr/>
        <w:t>Bibliographie</w:t>
      </w:r>
    </w:p>
    <w:p>
      <w:pPr>
        <w:pStyle w:val="ListParagraph"/>
        <w:numPr>
          <w:ilvl w:val="0"/>
          <w:numId w:val="17"/>
        </w:numPr>
        <w:rPr/>
      </w:pPr>
      <w:r>
        <w:rPr/>
        <w:t xml:space="preserve">Arrêté du 16 septembre 2003 portant sur les classes de précision applicables aux catégories de travaux topographiques réalisés par l'Etat, les collectivités locales et leurs établissements publics ou exécutés pour leur compte : </w:t>
      </w:r>
      <w:r>
        <w:rPr>
          <w:rStyle w:val="Lienhypertexte1"/>
          <w:b/>
          <w:bCs/>
        </w:rPr>
        <w:t>https://www.legifrance.gouv.fr/jorf/id/JORFTEXT000000794936</w:t>
      </w:r>
    </w:p>
    <w:p>
      <w:pPr>
        <w:pStyle w:val="ListParagraph"/>
        <w:numPr>
          <w:ilvl w:val="0"/>
          <w:numId w:val="18"/>
        </w:numPr>
        <w:rPr/>
      </w:pPr>
      <w:r>
        <w:rPr/>
        <w:t xml:space="preserve">Directive INSPIRE : </w:t>
      </w:r>
      <w:r>
        <w:rPr>
          <w:rStyle w:val="Lienhypertexte1"/>
          <w:b/>
          <w:bCs/>
        </w:rPr>
        <w:t>https://eur-lex.europa.eu/legal-content/FR/TXT/?uri=celex%3A32007L0002</w:t>
      </w:r>
    </w:p>
    <w:p>
      <w:pPr>
        <w:pStyle w:val="ListParagraph"/>
        <w:numPr>
          <w:ilvl w:val="0"/>
          <w:numId w:val="19"/>
        </w:numPr>
        <w:rPr/>
      </w:pPr>
      <w:r>
        <w:rPr/>
        <w:t xml:space="preserve">Géostandard Réseaux d’adduction d’eau potable et d’assainissement (RAEPA) v1.2 : </w:t>
      </w:r>
      <w:r>
        <w:rPr>
          <w:rStyle w:val="Lienhypertexte1"/>
          <w:b/>
          <w:bCs/>
        </w:rPr>
        <w:t>https://www.geoinformations.developpement-durable.gouv.fr/geostandard-reseaux-d-adduction-d-eau-potable-et-d-a3674.html</w:t>
      </w:r>
    </w:p>
    <w:p>
      <w:pPr>
        <w:pStyle w:val="ListParagraph"/>
        <w:numPr>
          <w:ilvl w:val="0"/>
          <w:numId w:val="20"/>
        </w:numPr>
        <w:rPr/>
      </w:pPr>
      <w:r>
        <w:rPr/>
        <w:t xml:space="preserve">Guide ASTEE Gestion patrimoniale des réseaux d’assainissement : </w:t>
      </w:r>
      <w:r>
        <w:rPr>
          <w:rStyle w:val="Lienhypertexte1"/>
          <w:b/>
          <w:bCs/>
        </w:rPr>
        <w:t>https://www.astee.org/publications/gestion-patrimoniale-des-reseaux-dassainissement-bonnes-pratiques-aspects-techniques-et-financiers/</w:t>
      </w:r>
    </w:p>
    <w:p>
      <w:pPr>
        <w:pStyle w:val="ListParagraph"/>
        <w:numPr>
          <w:ilvl w:val="0"/>
          <w:numId w:val="21"/>
        </w:numPr>
        <w:rPr/>
      </w:pPr>
      <w:r>
        <w:rPr/>
        <w:t xml:space="preserve">Guide ASTEE Gestion patrimoniale des réseaux d’eau potable : </w:t>
      </w:r>
      <w:r>
        <w:rPr>
          <w:rStyle w:val="Lienhypertexte1"/>
          <w:b/>
          <w:bCs/>
        </w:rPr>
        <w:t>https://www.astee.org/publications/gestion-patrimoniale-des-reseaux-deau-potable/</w:t>
      </w:r>
    </w:p>
    <w:p>
      <w:pPr>
        <w:pStyle w:val="ListParagraph"/>
        <w:numPr>
          <w:ilvl w:val="0"/>
          <w:numId w:val="16"/>
        </w:numPr>
        <w:rPr/>
      </w:pPr>
      <w:r>
        <w:rPr/>
        <w:t>ISO 19131:2022 Information géographique — Spécifications de contenu informationnel</w:t>
      </w:r>
    </w:p>
    <w:p>
      <w:pPr>
        <w:pStyle w:val="ListParagraph"/>
        <w:numPr>
          <w:ilvl w:val="0"/>
          <w:numId w:val="16"/>
        </w:numPr>
        <w:rPr/>
      </w:pPr>
      <w:r>
        <w:rPr/>
        <w:t xml:space="preserve">Loi sur l'eau et les milieux aquatiques : </w:t>
      </w:r>
      <w:hyperlink r:id="rId6" w:tgtFrame="https://www.legifrance.gouv.fr/jorf/id/JORFTEXT000000649171/">
        <w:r>
          <w:rPr>
            <w:rStyle w:val="Lienhypertexte1"/>
            <w:b/>
            <w:bCs/>
          </w:rPr>
          <w:t>https://www.legifrance.gouv.fr/jorf/id/JORFTEXT000000649171/</w:t>
        </w:r>
      </w:hyperlink>
    </w:p>
    <w:p>
      <w:pPr>
        <w:pStyle w:val="ListParagraph"/>
        <w:numPr>
          <w:ilvl w:val="0"/>
          <w:numId w:val="16"/>
        </w:numPr>
        <w:rPr/>
      </w:pPr>
      <w:r>
        <w:rPr/>
        <w:t xml:space="preserve">Réglementation anti-endommagement : </w:t>
      </w:r>
      <w:hyperlink r:id="rId7" w:tgtFrame="https://www.legifrance.gouv.fr/loda/id/JORFTEXT000025391351">
        <w:r>
          <w:rPr>
            <w:rStyle w:val="Lienhypertexte1"/>
            <w:b/>
            <w:bCs/>
          </w:rPr>
          <w:t>https://www.legifrance.gouv.fr/loda/id/JORFTEXT000025391351</w:t>
        </w:r>
      </w:hyperlink>
    </w:p>
    <w:p>
      <w:pPr>
        <w:pStyle w:val="ListParagraph"/>
        <w:numPr>
          <w:ilvl w:val="0"/>
          <w:numId w:val="16"/>
        </w:numPr>
        <w:rPr/>
      </w:pPr>
      <w:r>
        <w:rPr/>
      </w:r>
    </w:p>
    <w:p>
      <w:pPr>
        <w:pStyle w:val="Corpsdetexte"/>
        <w:rPr/>
      </w:pPr>
      <w:r>
        <w:rPr/>
      </w:r>
    </w:p>
    <w:p>
      <w:pPr>
        <w:pStyle w:val="Normal"/>
        <w:rPr/>
      </w:pPr>
      <w:r>
        <w:rPr/>
      </w:r>
      <w:r>
        <w:br w:type="page"/>
      </w:r>
    </w:p>
    <w:p>
      <w:pPr>
        <w:pStyle w:val="Titreentte"/>
        <w:rPr/>
      </w:pPr>
      <w:r>
        <w:rPr/>
        <w:t>Participation à l’écriture</w:t>
      </w:r>
    </w:p>
    <w:p>
      <w:pPr>
        <w:pStyle w:val="Normal"/>
        <w:jc w:val="both"/>
        <w:rPr/>
      </w:pPr>
      <w:r>
        <w:rPr/>
        <w:t>Ce standard a été réalisé sous la coordination des groupes de travail Réseaux enterrés des eaux du CNIG et Standards SIG l’ASTEE animés par Gilles Chuzeville (Grand Lyon) et Patrick Alayrangues (Altereo).</w:t>
      </w:r>
    </w:p>
    <w:p>
      <w:pPr>
        <w:pStyle w:val="Normal"/>
        <w:jc w:val="both"/>
        <w:rPr/>
      </w:pPr>
      <w:r>
        <w:rPr/>
        <w:t>Ce standard a été rédigé grâce aux contributions de :</w:t>
      </w:r>
    </w:p>
    <w:tbl>
      <w:tblPr>
        <w:tblStyle w:val="Grilledutableau"/>
        <w:tblW w:w="96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1963"/>
        <w:gridCol w:w="5124"/>
      </w:tblGrid>
      <w:tr>
        <w:trPr>
          <w:tblHeader w:val="true"/>
          <w:trHeight w:val="300" w:hRule="atLeast"/>
          <w:cantSplit w:val="true"/>
        </w:trPr>
        <w:tc>
          <w:tcPr>
            <w:tcW w:w="2547" w:type="dxa"/>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Nom</w:t>
            </w:r>
          </w:p>
        </w:tc>
        <w:tc>
          <w:tcPr>
            <w:tcW w:w="1963" w:type="dxa"/>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Prénom</w:t>
            </w:r>
          </w:p>
        </w:tc>
        <w:tc>
          <w:tcPr>
            <w:tcW w:w="5124" w:type="dxa"/>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Organisme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AHMADI</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Mehdi</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Suez</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ALAYRANGUES</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Patrick</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Altereo</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ALLARD</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Véronique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Grenoble Alpes Métropole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ARIOUAT</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Meriem</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SIAAP</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BAILLS</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Thomas</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Altereo</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BAZIN</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Arthur</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Ciril GROUP</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BEYER</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Antoine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Angers Loire métropole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BREJOUX</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Eric</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OFB</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BRET</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Hortense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Eau 17</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BRUNIER</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Marine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ASTEE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CHARLES</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Thierry</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Conseil Départemental de la Guadeloupe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CHUZEVILLE</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Gilles</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Grand Lyon</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CLIFFORD</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Adeline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ASTEE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DAHMANI</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Zakaria</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SARP - IDF</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DESLANDES</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Thomas</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Haganis Environnement</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DHENAUT</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Quentin</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EGIS</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FERNANDES</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Carine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Conseil Départemental de la Seine-Saint-Denis</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GOURMELON</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Yann</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Le Mans Métropole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GROLLERON</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Christian</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CORRELANE  Technologies</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HEBBRECHT</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Jean-Baptiste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Conseil Départemental de la Seine-Saint-Denis</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LE BARBU</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Maeva</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Communauté d'Agglomération du Pays Basque.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LEFEUVRE</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Dany</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Veolia</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LOSSEL</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Julien</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Veolia</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MAGNIFIQUE</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Anton</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Veolia</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MAILLARD</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Hélène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Hauts-de-Seine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MORA</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Vincent</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Setec Hydratec</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NOLL</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Pierre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EGIS</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PASQUIER</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Alain</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Eau du Ponant</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PETIT</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Delphine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Grand Lyon</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PLANE</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Manuel</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Grand Lyon</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POINT</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Rémy</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SIARP</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PREYS</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François Xavier</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Veolia</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RESPAUD</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Elodie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SIAAP</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RIOU</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Maxime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Suez Consulting</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ROBIN</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Jean-Pierre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Prolog Ingénierie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ROMAIN</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Nicolas</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Sedif</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SIXTA-DUMOULIN</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Bérengère</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Suez</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TRABELSI</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Angéla</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ESRI France</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TROUSSON</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Elisa</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Altereo</w:t>
            </w:r>
          </w:p>
        </w:tc>
      </w:tr>
      <w:tr>
        <w:trPr>
          <w:trHeight w:val="300" w:hRule="atLeast"/>
        </w:trPr>
        <w:tc>
          <w:tcPr>
            <w:tcW w:w="2547"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VANHOUTTE</w:t>
            </w:r>
          </w:p>
        </w:tc>
        <w:tc>
          <w:tcPr>
            <w:tcW w:w="1963"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Florent</w:t>
            </w:r>
          </w:p>
        </w:tc>
        <w:tc>
          <w:tcPr>
            <w:tcW w:w="5124" w:type="dxa"/>
            <w:tcBorders/>
          </w:tcPr>
          <w:p>
            <w:pPr>
              <w:pStyle w:val="Normal"/>
              <w:widowControl/>
              <w:spacing w:before="0" w:after="0"/>
              <w:jc w:val="left"/>
              <w:rPr>
                <w:rFonts w:eastAsia="Times New Roman" w:cs="Liberation Sans"/>
                <w:color w:val="000000"/>
                <w:lang w:eastAsia="fr-FR" w:bidi="ar-SA"/>
              </w:rPr>
            </w:pPr>
            <w:r>
              <w:rPr>
                <w:rFonts w:eastAsia="Times New Roman" w:cs="Liberation Sans"/>
                <w:color w:val="000000"/>
                <w:kern w:val="0"/>
                <w:szCs w:val="24"/>
                <w:lang w:val="fr-FR" w:eastAsia="fr-FR" w:bidi="ar-SA"/>
              </w:rPr>
              <w:t>ARC - Agglomération de la Région de Compiègne</w:t>
            </w:r>
          </w:p>
        </w:tc>
      </w:tr>
    </w:tbl>
    <w:p>
      <w:pPr>
        <w:pStyle w:val="Normal"/>
        <w:rPr/>
      </w:pPr>
      <w:r>
        <w:rPr/>
      </w:r>
    </w:p>
    <w:p>
      <w:pPr>
        <w:pStyle w:val="Normal"/>
        <w:rPr/>
      </w:pPr>
      <w:r>
        <w:rPr/>
      </w:r>
    </w:p>
    <w:sdt>
      <w:sdtPr>
        <w:docPartObj>
          <w:docPartGallery w:val="Table of Contents"/>
          <w:docPartUnique w:val="true"/>
        </w:docPartObj>
      </w:sdtPr>
      <w:sdtContent>
        <w:p>
          <w:pPr>
            <w:pStyle w:val="Titredetabledesmatires"/>
            <w:rPr/>
          </w:pPr>
          <w:r>
            <w:br w:type="page"/>
          </w:r>
          <w:r>
            <w:rPr/>
            <w:t>Table des matières</w:t>
          </w:r>
        </w:p>
        <w:p>
          <w:pPr>
            <w:pStyle w:val="Tabledesmatiresniveau1"/>
            <w:tabs>
              <w:tab w:val="clear" w:pos="709"/>
              <w:tab w:val="left" w:pos="480" w:leader="none"/>
              <w:tab w:val="right" w:pos="9629" w:leader="underscore"/>
            </w:tabs>
            <w:rPr>
              <w:rFonts w:eastAsia="Arial" w:cs="Arial" w:cstheme="minorBidi" w:eastAsiaTheme="minorEastAsia"/>
              <w:b w:val="false"/>
              <w:b w:val="false"/>
              <w:bCs w:val="false"/>
              <w:i w:val="false"/>
              <w:i w:val="false"/>
              <w:iCs w:val="false"/>
              <w:sz w:val="22"/>
              <w:szCs w:val="22"/>
              <w:lang w:eastAsia="fr-FR" w:bidi="ar-SA"/>
            </w:rPr>
          </w:pPr>
          <w:r>
            <w:fldChar w:fldCharType="begin"/>
          </w:r>
          <w:r>
            <w:rPr>
              <w:webHidden/>
              <w:rStyle w:val="Sautdindex"/>
            </w:rPr>
            <w:instrText xml:space="preserve"> TOC \z \o "1-4" \u \h</w:instrText>
          </w:r>
          <w:r>
            <w:rPr>
              <w:webHidden/>
              <w:rStyle w:val="Sautdindex"/>
            </w:rPr>
            <w:fldChar w:fldCharType="separate"/>
          </w:r>
          <w:hyperlink w:anchor="_Toc183520081">
            <w:r>
              <w:rPr>
                <w:webHidden/>
                <w:rStyle w:val="Sautdindex"/>
              </w:rPr>
              <w:t>1</w:t>
            </w:r>
            <w:r>
              <w:rPr>
                <w:rStyle w:val="Sautdindex"/>
                <w:rFonts w:eastAsia="Arial" w:cs="Arial" w:cstheme="minorBidi" w:eastAsiaTheme="minorEastAsia"/>
                <w:b w:val="false"/>
                <w:bCs w:val="false"/>
                <w:i w:val="false"/>
                <w:iCs w:val="false"/>
                <w:sz w:val="22"/>
                <w:szCs w:val="22"/>
                <w:lang w:eastAsia="fr-FR" w:bidi="ar-SA"/>
              </w:rPr>
              <w:tab/>
            </w:r>
            <w:r>
              <w:rPr>
                <w:rStyle w:val="Sautdindex"/>
              </w:rPr>
              <w:t>Présentation du sujet</w:t>
            </w:r>
            <w:r>
              <w:rPr>
                <w:webHidden/>
              </w:rPr>
              <w:fldChar w:fldCharType="begin"/>
            </w:r>
            <w:r>
              <w:rPr>
                <w:webHidden/>
              </w:rPr>
              <w:instrText xml:space="preserve">PAGEREF _Toc183520081 \h</w:instrText>
            </w:r>
            <w:r>
              <w:rPr>
                <w:webHidden/>
              </w:rPr>
              <w:fldChar w:fldCharType="separate"/>
            </w:r>
            <w:r>
              <w:rPr>
                <w:rStyle w:val="Sautdindex"/>
                <w:vanish w:val="false"/>
              </w:rPr>
              <w:tab/>
              <w:t>18</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082">
            <w:r>
              <w:rPr>
                <w:webHidden/>
                <w:rStyle w:val="Sautdindex"/>
              </w:rPr>
              <w:t>1.1</w:t>
            </w:r>
            <w:r>
              <w:rPr>
                <w:rStyle w:val="Sautdindex"/>
                <w:rFonts w:eastAsia="Arial" w:cs="Arial" w:cstheme="minorBidi" w:eastAsiaTheme="minorEastAsia"/>
                <w:b w:val="false"/>
                <w:bCs w:val="false"/>
                <w:lang w:eastAsia="fr-FR" w:bidi="ar-SA"/>
              </w:rPr>
              <w:tab/>
            </w:r>
            <w:r>
              <w:rPr>
                <w:rStyle w:val="Sautdindex"/>
              </w:rPr>
              <w:t>Identification</w:t>
            </w:r>
            <w:r>
              <w:rPr>
                <w:webHidden/>
              </w:rPr>
              <w:fldChar w:fldCharType="begin"/>
            </w:r>
            <w:r>
              <w:rPr>
                <w:webHidden/>
              </w:rPr>
              <w:instrText xml:space="preserve">PAGEREF _Toc183520082 \h</w:instrText>
            </w:r>
            <w:r>
              <w:rPr>
                <w:webHidden/>
              </w:rPr>
              <w:fldChar w:fldCharType="separate"/>
            </w:r>
            <w:r>
              <w:rPr>
                <w:rStyle w:val="Sautdindex"/>
                <w:vanish w:val="false"/>
              </w:rPr>
              <w:tab/>
              <w:t>18</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083">
            <w:r>
              <w:rPr>
                <w:webHidden/>
                <w:rStyle w:val="Sautdindex"/>
              </w:rPr>
              <w:t>1.2</w:t>
            </w:r>
            <w:r>
              <w:rPr>
                <w:rStyle w:val="Sautdindex"/>
                <w:rFonts w:eastAsia="Arial" w:cs="Arial" w:cstheme="minorBidi" w:eastAsiaTheme="minorEastAsia"/>
                <w:b w:val="false"/>
                <w:bCs w:val="false"/>
                <w:lang w:eastAsia="fr-FR" w:bidi="ar-SA"/>
              </w:rPr>
              <w:tab/>
            </w:r>
            <w:r>
              <w:rPr>
                <w:rStyle w:val="Sautdindex"/>
              </w:rPr>
              <w:t>Généalogie</w:t>
            </w:r>
            <w:r>
              <w:rPr>
                <w:webHidden/>
              </w:rPr>
              <w:fldChar w:fldCharType="begin"/>
            </w:r>
            <w:r>
              <w:rPr>
                <w:webHidden/>
              </w:rPr>
              <w:instrText xml:space="preserve">PAGEREF _Toc183520083 \h</w:instrText>
            </w:r>
            <w:r>
              <w:rPr>
                <w:webHidden/>
              </w:rPr>
              <w:fldChar w:fldCharType="separate"/>
            </w:r>
            <w:r>
              <w:rPr>
                <w:rStyle w:val="Sautdindex"/>
                <w:vanish w:val="false"/>
              </w:rPr>
              <w:tab/>
              <w:t>18</w:t>
            </w:r>
            <w:r>
              <w:rPr>
                <w:webHidden/>
              </w:rPr>
              <w:fldChar w:fldCharType="end"/>
            </w:r>
          </w:hyperlink>
        </w:p>
        <w:p>
          <w:pPr>
            <w:pStyle w:val="Tabledesmatiresniveau1"/>
            <w:tabs>
              <w:tab w:val="clear" w:pos="709"/>
              <w:tab w:val="left" w:pos="480" w:leader="none"/>
              <w:tab w:val="right" w:pos="9629" w:leader="underscore"/>
            </w:tabs>
            <w:rPr>
              <w:rFonts w:eastAsia="Arial" w:cs="Arial" w:cstheme="minorBidi" w:eastAsiaTheme="minorEastAsia"/>
              <w:b w:val="false"/>
              <w:b w:val="false"/>
              <w:bCs w:val="false"/>
              <w:i w:val="false"/>
              <w:i w:val="false"/>
              <w:iCs w:val="false"/>
              <w:sz w:val="22"/>
              <w:szCs w:val="22"/>
              <w:lang w:eastAsia="fr-FR" w:bidi="ar-SA"/>
            </w:rPr>
          </w:pPr>
          <w:hyperlink w:anchor="_Toc183520084">
            <w:r>
              <w:rPr>
                <w:webHidden/>
                <w:rStyle w:val="Sautdindex"/>
              </w:rPr>
              <w:t>2</w:t>
            </w:r>
            <w:r>
              <w:rPr>
                <w:rStyle w:val="Sautdindex"/>
                <w:rFonts w:eastAsia="Arial" w:cs="Arial" w:cstheme="minorBidi" w:eastAsiaTheme="minorEastAsia"/>
                <w:b w:val="false"/>
                <w:bCs w:val="false"/>
                <w:i w:val="false"/>
                <w:iCs w:val="false"/>
                <w:sz w:val="22"/>
                <w:szCs w:val="22"/>
                <w:lang w:eastAsia="fr-FR" w:bidi="ar-SA"/>
              </w:rPr>
              <w:tab/>
            </w:r>
            <w:r>
              <w:rPr>
                <w:rStyle w:val="Sautdindex"/>
              </w:rPr>
              <w:t>Concepts et description du référentiel</w:t>
            </w:r>
            <w:r>
              <w:rPr>
                <w:webHidden/>
              </w:rPr>
              <w:fldChar w:fldCharType="begin"/>
            </w:r>
            <w:r>
              <w:rPr>
                <w:webHidden/>
              </w:rPr>
              <w:instrText xml:space="preserve">PAGEREF _Toc183520084 \h</w:instrText>
            </w:r>
            <w:r>
              <w:rPr>
                <w:webHidden/>
              </w:rPr>
              <w:fldChar w:fldCharType="separate"/>
            </w:r>
            <w:r>
              <w:rPr>
                <w:rStyle w:val="Sautdindex"/>
                <w:vanish w:val="false"/>
              </w:rPr>
              <w:tab/>
              <w:t>20</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085">
            <w:r>
              <w:rPr>
                <w:webHidden/>
                <w:rStyle w:val="Sautdindex"/>
              </w:rPr>
              <w:t>2.1</w:t>
            </w:r>
            <w:r>
              <w:rPr>
                <w:rStyle w:val="Sautdindex"/>
                <w:rFonts w:eastAsia="Arial" w:cs="Arial" w:cstheme="minorBidi" w:eastAsiaTheme="minorEastAsia"/>
                <w:b w:val="false"/>
                <w:bCs w:val="false"/>
                <w:lang w:eastAsia="fr-FR" w:bidi="ar-SA"/>
              </w:rPr>
              <w:tab/>
            </w:r>
            <w:r>
              <w:rPr>
                <w:rStyle w:val="Sautdindex"/>
              </w:rPr>
              <w:t>Les acteurs et rôles concernés</w:t>
            </w:r>
            <w:r>
              <w:rPr>
                <w:webHidden/>
              </w:rPr>
              <w:fldChar w:fldCharType="begin"/>
            </w:r>
            <w:r>
              <w:rPr>
                <w:webHidden/>
              </w:rPr>
              <w:instrText xml:space="preserve">PAGEREF _Toc183520085 \h</w:instrText>
            </w:r>
            <w:r>
              <w:rPr>
                <w:webHidden/>
              </w:rPr>
              <w:fldChar w:fldCharType="separate"/>
            </w:r>
            <w:r>
              <w:rPr>
                <w:rStyle w:val="Sautdindex"/>
                <w:vanish w:val="false"/>
              </w:rPr>
              <w:tab/>
              <w:t>20</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086">
            <w:r>
              <w:rPr>
                <w:webHidden/>
                <w:rStyle w:val="Sautdindex"/>
              </w:rPr>
              <w:t>2.1.1</w:t>
            </w:r>
            <w:r>
              <w:rPr>
                <w:rStyle w:val="Sautdindex"/>
                <w:rFonts w:eastAsia="Arial" w:cs="Arial" w:cstheme="minorBidi" w:eastAsiaTheme="minorEastAsia"/>
                <w:sz w:val="22"/>
                <w:szCs w:val="22"/>
                <w:lang w:eastAsia="fr-FR" w:bidi="ar-SA"/>
              </w:rPr>
              <w:tab/>
            </w:r>
            <w:r>
              <w:rPr>
                <w:rStyle w:val="Sautdindex"/>
              </w:rPr>
              <w:t>Description des acteurs</w:t>
            </w:r>
            <w:r>
              <w:rPr>
                <w:webHidden/>
              </w:rPr>
              <w:fldChar w:fldCharType="begin"/>
            </w:r>
            <w:r>
              <w:rPr>
                <w:webHidden/>
              </w:rPr>
              <w:instrText xml:space="preserve">PAGEREF _Toc183520086 \h</w:instrText>
            </w:r>
            <w:r>
              <w:rPr>
                <w:webHidden/>
              </w:rPr>
              <w:fldChar w:fldCharType="separate"/>
            </w:r>
            <w:r>
              <w:rPr>
                <w:rStyle w:val="Sautdindex"/>
                <w:vanish w:val="false"/>
              </w:rPr>
              <w:tab/>
              <w:t>20</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087">
            <w:r>
              <w:rPr>
                <w:webHidden/>
                <w:rStyle w:val="Sautdindex"/>
              </w:rPr>
              <w:t>2.1.2</w:t>
            </w:r>
            <w:r>
              <w:rPr>
                <w:rStyle w:val="Sautdindex"/>
                <w:rFonts w:eastAsia="Arial" w:cs="Arial" w:cstheme="minorBidi" w:eastAsiaTheme="minorEastAsia"/>
                <w:sz w:val="22"/>
                <w:szCs w:val="22"/>
                <w:lang w:eastAsia="fr-FR" w:bidi="ar-SA"/>
              </w:rPr>
              <w:tab/>
            </w:r>
            <w:r>
              <w:rPr>
                <w:rStyle w:val="Sautdindex"/>
              </w:rPr>
              <w:t>Cas d’usage</w:t>
            </w:r>
            <w:r>
              <w:rPr>
                <w:webHidden/>
              </w:rPr>
              <w:fldChar w:fldCharType="begin"/>
            </w:r>
            <w:r>
              <w:rPr>
                <w:webHidden/>
              </w:rPr>
              <w:instrText xml:space="preserve">PAGEREF _Toc183520087 \h</w:instrText>
            </w:r>
            <w:r>
              <w:rPr>
                <w:webHidden/>
              </w:rPr>
              <w:fldChar w:fldCharType="separate"/>
            </w:r>
            <w:r>
              <w:rPr>
                <w:rStyle w:val="Sautdindex"/>
                <w:vanish w:val="false"/>
              </w:rPr>
              <w:tab/>
              <w:t>22</w:t>
            </w:r>
            <w:r>
              <w:rPr>
                <w:webHidden/>
              </w:rPr>
              <w:fldChar w:fldCharType="end"/>
            </w:r>
          </w:hyperlink>
        </w:p>
        <w:p>
          <w:pPr>
            <w:pStyle w:val="Tabledesmatiresniveau1"/>
            <w:tabs>
              <w:tab w:val="clear" w:pos="709"/>
              <w:tab w:val="left" w:pos="480" w:leader="none"/>
              <w:tab w:val="right" w:pos="9629" w:leader="underscore"/>
            </w:tabs>
            <w:rPr>
              <w:rFonts w:eastAsia="Arial" w:cs="Arial" w:cstheme="minorBidi" w:eastAsiaTheme="minorEastAsia"/>
              <w:b w:val="false"/>
              <w:b w:val="false"/>
              <w:bCs w:val="false"/>
              <w:i w:val="false"/>
              <w:i w:val="false"/>
              <w:iCs w:val="false"/>
              <w:sz w:val="22"/>
              <w:szCs w:val="22"/>
              <w:lang w:eastAsia="fr-FR" w:bidi="ar-SA"/>
            </w:rPr>
          </w:pPr>
          <w:hyperlink w:anchor="_Toc183520088">
            <w:r>
              <w:rPr>
                <w:webHidden/>
                <w:rStyle w:val="Sautdindex"/>
              </w:rPr>
              <w:t>3</w:t>
            </w:r>
            <w:r>
              <w:rPr>
                <w:rStyle w:val="Sautdindex"/>
                <w:rFonts w:eastAsia="Arial" w:cs="Arial" w:cstheme="minorBidi" w:eastAsiaTheme="minorEastAsia"/>
                <w:b w:val="false"/>
                <w:bCs w:val="false"/>
                <w:i w:val="false"/>
                <w:iCs w:val="false"/>
                <w:sz w:val="22"/>
                <w:szCs w:val="22"/>
                <w:lang w:eastAsia="fr-FR" w:bidi="ar-SA"/>
              </w:rPr>
              <w:tab/>
            </w:r>
            <w:r>
              <w:rPr>
                <w:rStyle w:val="Sautdindex"/>
              </w:rPr>
              <w:t>Description et exigences générales</w:t>
            </w:r>
            <w:r>
              <w:rPr>
                <w:webHidden/>
              </w:rPr>
              <w:fldChar w:fldCharType="begin"/>
            </w:r>
            <w:r>
              <w:rPr>
                <w:webHidden/>
              </w:rPr>
              <w:instrText xml:space="preserve">PAGEREF _Toc183520088 \h</w:instrText>
            </w:r>
            <w:r>
              <w:rPr>
                <w:webHidden/>
              </w:rPr>
              <w:fldChar w:fldCharType="separate"/>
            </w:r>
            <w:r>
              <w:rPr>
                <w:rStyle w:val="Sautdindex"/>
                <w:vanish w:val="false"/>
              </w:rPr>
              <w:tab/>
              <w:t>24</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089">
            <w:r>
              <w:rPr>
                <w:webHidden/>
                <w:rStyle w:val="Sautdindex"/>
              </w:rPr>
              <w:t>3.1</w:t>
            </w:r>
            <w:r>
              <w:rPr>
                <w:rStyle w:val="Sautdindex"/>
                <w:rFonts w:eastAsia="Arial" w:cs="Arial" w:cstheme="minorBidi" w:eastAsiaTheme="minorEastAsia"/>
                <w:b w:val="false"/>
                <w:bCs w:val="false"/>
                <w:lang w:eastAsia="fr-FR" w:bidi="ar-SA"/>
              </w:rPr>
              <w:tab/>
            </w:r>
            <w:r>
              <w:rPr>
                <w:rStyle w:val="Sautdindex"/>
              </w:rPr>
              <w:t>Gestion des identifiants</w:t>
            </w:r>
            <w:r>
              <w:rPr>
                <w:webHidden/>
              </w:rPr>
              <w:fldChar w:fldCharType="begin"/>
            </w:r>
            <w:r>
              <w:rPr>
                <w:webHidden/>
              </w:rPr>
              <w:instrText xml:space="preserve">PAGEREF _Toc183520089 \h</w:instrText>
            </w:r>
            <w:r>
              <w:rPr>
                <w:webHidden/>
              </w:rPr>
              <w:fldChar w:fldCharType="separate"/>
            </w:r>
            <w:r>
              <w:rPr>
                <w:rStyle w:val="Sautdindex"/>
                <w:vanish w:val="false"/>
              </w:rPr>
              <w:tab/>
              <w:t>24</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090">
            <w:r>
              <w:rPr>
                <w:webHidden/>
                <w:rStyle w:val="Sautdindex"/>
              </w:rPr>
              <w:t>3.1.1</w:t>
            </w:r>
            <w:r>
              <w:rPr>
                <w:rStyle w:val="Sautdindex"/>
                <w:rFonts w:eastAsia="Arial" w:cs="Arial" w:cstheme="minorBidi" w:eastAsiaTheme="minorEastAsia"/>
                <w:sz w:val="22"/>
                <w:szCs w:val="22"/>
                <w:lang w:eastAsia="fr-FR" w:bidi="ar-SA"/>
              </w:rPr>
              <w:tab/>
            </w:r>
            <w:r>
              <w:rPr>
                <w:rStyle w:val="Sautdindex"/>
              </w:rPr>
              <w:t>Identifiants des réseaux</w:t>
            </w:r>
            <w:r>
              <w:rPr>
                <w:webHidden/>
              </w:rPr>
              <w:fldChar w:fldCharType="begin"/>
            </w:r>
            <w:r>
              <w:rPr>
                <w:webHidden/>
              </w:rPr>
              <w:instrText xml:space="preserve">PAGEREF _Toc183520090 \h</w:instrText>
            </w:r>
            <w:r>
              <w:rPr>
                <w:webHidden/>
              </w:rPr>
              <w:fldChar w:fldCharType="separate"/>
            </w:r>
            <w:r>
              <w:rPr>
                <w:rStyle w:val="Sautdindex"/>
                <w:vanish w:val="false"/>
              </w:rPr>
              <w:tab/>
              <w:t>24</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091">
            <w:r>
              <w:rPr>
                <w:webHidden/>
                <w:rStyle w:val="Sautdindex"/>
              </w:rPr>
              <w:t>3.1.2</w:t>
            </w:r>
            <w:r>
              <w:rPr>
                <w:rStyle w:val="Sautdindex"/>
                <w:rFonts w:eastAsia="Arial" w:cs="Arial" w:cstheme="minorBidi" w:eastAsiaTheme="minorEastAsia"/>
                <w:sz w:val="22"/>
                <w:szCs w:val="22"/>
                <w:lang w:eastAsia="fr-FR" w:bidi="ar-SA"/>
              </w:rPr>
              <w:tab/>
            </w:r>
            <w:r>
              <w:rPr>
                <w:rStyle w:val="Sautdindex"/>
              </w:rPr>
              <w:t>Identifiants des éléments constituant les réseaux</w:t>
            </w:r>
            <w:r>
              <w:rPr>
                <w:webHidden/>
              </w:rPr>
              <w:fldChar w:fldCharType="begin"/>
            </w:r>
            <w:r>
              <w:rPr>
                <w:webHidden/>
              </w:rPr>
              <w:instrText xml:space="preserve">PAGEREF _Toc183520091 \h</w:instrText>
            </w:r>
            <w:r>
              <w:rPr>
                <w:webHidden/>
              </w:rPr>
              <w:fldChar w:fldCharType="separate"/>
            </w:r>
            <w:r>
              <w:rPr>
                <w:rStyle w:val="Sautdindex"/>
                <w:vanish w:val="false"/>
              </w:rPr>
              <w:tab/>
              <w:t>24</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092">
            <w:r>
              <w:rPr>
                <w:webHidden/>
                <w:rStyle w:val="Sautdindex"/>
              </w:rPr>
              <w:t>3.2</w:t>
            </w:r>
            <w:r>
              <w:rPr>
                <w:rStyle w:val="Sautdindex"/>
                <w:rFonts w:eastAsia="Arial" w:cs="Arial" w:cstheme="minorBidi" w:eastAsiaTheme="minorEastAsia"/>
                <w:b w:val="false"/>
                <w:bCs w:val="false"/>
                <w:lang w:eastAsia="fr-FR" w:bidi="ar-SA"/>
              </w:rPr>
              <w:tab/>
            </w:r>
            <w:r>
              <w:rPr>
                <w:rStyle w:val="Sautdindex"/>
              </w:rPr>
              <w:t>Constitution (saisie / intégration) des données</w:t>
            </w:r>
            <w:r>
              <w:rPr>
                <w:webHidden/>
              </w:rPr>
              <w:fldChar w:fldCharType="begin"/>
            </w:r>
            <w:r>
              <w:rPr>
                <w:webHidden/>
              </w:rPr>
              <w:instrText xml:space="preserve">PAGEREF _Toc183520092 \h</w:instrText>
            </w:r>
            <w:r>
              <w:rPr>
                <w:webHidden/>
              </w:rPr>
              <w:fldChar w:fldCharType="separate"/>
            </w:r>
            <w:r>
              <w:rPr>
                <w:rStyle w:val="Sautdindex"/>
                <w:vanish w:val="false"/>
              </w:rPr>
              <w:tab/>
              <w:t>24</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093">
            <w:r>
              <w:rPr>
                <w:webHidden/>
                <w:rStyle w:val="Sautdindex"/>
              </w:rPr>
              <w:t>3.2.1</w:t>
            </w:r>
            <w:r>
              <w:rPr>
                <w:rStyle w:val="Sautdindex"/>
                <w:rFonts w:eastAsia="Arial" w:cs="Arial" w:cstheme="minorBidi" w:eastAsiaTheme="minorEastAsia"/>
                <w:sz w:val="22"/>
                <w:szCs w:val="22"/>
                <w:lang w:eastAsia="fr-FR" w:bidi="ar-SA"/>
              </w:rPr>
              <w:tab/>
            </w:r>
            <w:r>
              <w:rPr>
                <w:rStyle w:val="Sautdindex"/>
              </w:rPr>
              <w:t>Géométrie</w:t>
            </w:r>
            <w:r>
              <w:rPr>
                <w:webHidden/>
              </w:rPr>
              <w:fldChar w:fldCharType="begin"/>
            </w:r>
            <w:r>
              <w:rPr>
                <w:webHidden/>
              </w:rPr>
              <w:instrText xml:space="preserve">PAGEREF _Toc183520093 \h</w:instrText>
            </w:r>
            <w:r>
              <w:rPr>
                <w:webHidden/>
              </w:rPr>
              <w:fldChar w:fldCharType="separate"/>
            </w:r>
            <w:r>
              <w:rPr>
                <w:rStyle w:val="Sautdindex"/>
                <w:vanish w:val="false"/>
              </w:rPr>
              <w:tab/>
              <w:t>25</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094">
            <w:r>
              <w:rPr>
                <w:webHidden/>
                <w:rStyle w:val="Sautdindex"/>
              </w:rPr>
              <w:t>3.2.2</w:t>
            </w:r>
            <w:r>
              <w:rPr>
                <w:rStyle w:val="Sautdindex"/>
                <w:rFonts w:eastAsia="Arial" w:cs="Arial" w:cstheme="minorBidi" w:eastAsiaTheme="minorEastAsia"/>
                <w:sz w:val="22"/>
                <w:szCs w:val="22"/>
                <w:lang w:eastAsia="fr-FR" w:bidi="ar-SA"/>
              </w:rPr>
              <w:tab/>
            </w:r>
            <w:r>
              <w:rPr>
                <w:rStyle w:val="Sautdindex"/>
              </w:rPr>
              <w:t>Données attributaires</w:t>
            </w:r>
            <w:r>
              <w:rPr>
                <w:webHidden/>
              </w:rPr>
              <w:fldChar w:fldCharType="begin"/>
            </w:r>
            <w:r>
              <w:rPr>
                <w:webHidden/>
              </w:rPr>
              <w:instrText xml:space="preserve">PAGEREF _Toc183520094 \h</w:instrText>
            </w:r>
            <w:r>
              <w:rPr>
                <w:webHidden/>
              </w:rPr>
              <w:fldChar w:fldCharType="separate"/>
            </w:r>
            <w:r>
              <w:rPr>
                <w:rStyle w:val="Sautdindex"/>
                <w:vanish w:val="false"/>
              </w:rPr>
              <w:tab/>
              <w:t>25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095">
            <w:r>
              <w:rPr>
                <w:webHidden/>
                <w:rStyle w:val="Sautdindex"/>
                <w:rFonts w:cs="Calibri Light" w:cstheme="majorHAnsi"/>
              </w:rPr>
              <w:t>3.2.2.1.</w:t>
            </w:r>
            <w:r>
              <w:rPr>
                <w:rStyle w:val="Sautdindex"/>
                <w:rFonts w:eastAsia="Arial" w:cs="Arial" w:cstheme="minorBidi" w:eastAsiaTheme="minorEastAsia"/>
                <w:sz w:val="22"/>
                <w:szCs w:val="22"/>
                <w:lang w:eastAsia="fr-FR" w:bidi="ar-SA"/>
              </w:rPr>
              <w:tab/>
            </w:r>
            <w:r>
              <w:rPr>
                <w:rStyle w:val="Sautdindex"/>
              </w:rPr>
              <w:t>Valeurs précodées</w:t>
            </w:r>
            <w:r>
              <w:rPr>
                <w:webHidden/>
              </w:rPr>
              <w:fldChar w:fldCharType="begin"/>
            </w:r>
            <w:r>
              <w:rPr>
                <w:webHidden/>
              </w:rPr>
              <w:instrText xml:space="preserve">PAGEREF _Toc183520095 \h</w:instrText>
            </w:r>
            <w:r>
              <w:rPr>
                <w:webHidden/>
              </w:rPr>
              <w:fldChar w:fldCharType="separate"/>
            </w:r>
            <w:r>
              <w:rPr>
                <w:rStyle w:val="Sautdindex"/>
                <w:vanish w:val="false"/>
              </w:rPr>
              <w:tab/>
              <w:t>25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096">
            <w:r>
              <w:rPr>
                <w:webHidden/>
                <w:rStyle w:val="Sautdindex"/>
                <w:rFonts w:cs="Calibri Light" w:cstheme="majorHAnsi"/>
              </w:rPr>
              <w:t>3.2.2.2.</w:t>
            </w:r>
            <w:r>
              <w:rPr>
                <w:rStyle w:val="Sautdindex"/>
                <w:rFonts w:eastAsia="Arial" w:cs="Arial" w:cstheme="minorBidi" w:eastAsiaTheme="minorEastAsia"/>
                <w:sz w:val="22"/>
                <w:szCs w:val="22"/>
                <w:lang w:eastAsia="fr-FR" w:bidi="ar-SA"/>
              </w:rPr>
              <w:tab/>
            </w:r>
            <w:r>
              <w:rPr>
                <w:rStyle w:val="Sautdindex"/>
              </w:rPr>
              <w:t>Plages de valeurs</w:t>
            </w:r>
            <w:r>
              <w:rPr>
                <w:webHidden/>
              </w:rPr>
              <w:fldChar w:fldCharType="begin"/>
            </w:r>
            <w:r>
              <w:rPr>
                <w:webHidden/>
              </w:rPr>
              <w:instrText xml:space="preserve">PAGEREF _Toc183520096 \h</w:instrText>
            </w:r>
            <w:r>
              <w:rPr>
                <w:webHidden/>
              </w:rPr>
              <w:fldChar w:fldCharType="separate"/>
            </w:r>
            <w:r>
              <w:rPr>
                <w:rStyle w:val="Sautdindex"/>
                <w:vanish w:val="false"/>
              </w:rPr>
              <w:tab/>
              <w:t>25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097">
            <w:r>
              <w:rPr>
                <w:webHidden/>
                <w:rStyle w:val="Sautdindex"/>
                <w:rFonts w:cs="Calibri Light" w:cstheme="majorHAnsi"/>
              </w:rPr>
              <w:t>3.2.2.3.</w:t>
            </w:r>
            <w:r>
              <w:rPr>
                <w:rStyle w:val="Sautdindex"/>
                <w:rFonts w:eastAsia="Arial" w:cs="Arial" w:cstheme="minorBidi" w:eastAsiaTheme="minorEastAsia"/>
                <w:sz w:val="22"/>
                <w:szCs w:val="22"/>
                <w:lang w:eastAsia="fr-FR" w:bidi="ar-SA"/>
              </w:rPr>
              <w:tab/>
            </w:r>
            <w:r>
              <w:rPr>
                <w:rStyle w:val="Sautdindex"/>
              </w:rPr>
              <w:t>Codes défauts</w:t>
            </w:r>
            <w:r>
              <w:rPr>
                <w:webHidden/>
              </w:rPr>
              <w:fldChar w:fldCharType="begin"/>
            </w:r>
            <w:r>
              <w:rPr>
                <w:webHidden/>
              </w:rPr>
              <w:instrText xml:space="preserve">PAGEREF _Toc183520097 \h</w:instrText>
            </w:r>
            <w:r>
              <w:rPr>
                <w:webHidden/>
              </w:rPr>
              <w:fldChar w:fldCharType="separate"/>
            </w:r>
            <w:r>
              <w:rPr>
                <w:rStyle w:val="Sautdindex"/>
                <w:vanish w:val="false"/>
              </w:rPr>
              <w:tab/>
              <w:t>25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098">
            <w:r>
              <w:rPr>
                <w:webHidden/>
                <w:rStyle w:val="Sautdindex"/>
                <w:rFonts w:cs="Calibri Light" w:cstheme="majorHAnsi"/>
              </w:rPr>
              <w:t>3.2.2.4.</w:t>
            </w:r>
            <w:r>
              <w:rPr>
                <w:rStyle w:val="Sautdindex"/>
                <w:rFonts w:eastAsia="Arial" w:cs="Arial" w:cstheme="minorBidi" w:eastAsiaTheme="minorEastAsia"/>
                <w:sz w:val="22"/>
                <w:szCs w:val="22"/>
                <w:lang w:eastAsia="fr-FR" w:bidi="ar-SA"/>
              </w:rPr>
              <w:tab/>
            </w:r>
            <w:r>
              <w:rPr>
                <w:rStyle w:val="Sautdindex"/>
              </w:rPr>
              <w:t>Champs supplémentaires</w:t>
            </w:r>
            <w:r>
              <w:rPr>
                <w:webHidden/>
              </w:rPr>
              <w:fldChar w:fldCharType="begin"/>
            </w:r>
            <w:r>
              <w:rPr>
                <w:webHidden/>
              </w:rPr>
              <w:instrText xml:space="preserve">PAGEREF _Toc183520098 \h</w:instrText>
            </w:r>
            <w:r>
              <w:rPr>
                <w:webHidden/>
              </w:rPr>
              <w:fldChar w:fldCharType="separate"/>
            </w:r>
            <w:r>
              <w:rPr>
                <w:rStyle w:val="Sautdindex"/>
                <w:vanish w:val="false"/>
              </w:rPr>
              <w:tab/>
              <w:t>26</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099">
            <w:r>
              <w:rPr>
                <w:webHidden/>
                <w:rStyle w:val="Sautdindex"/>
              </w:rPr>
              <w:t>3.3</w:t>
            </w:r>
            <w:r>
              <w:rPr>
                <w:rStyle w:val="Sautdindex"/>
                <w:rFonts w:eastAsia="Arial" w:cs="Arial" w:cstheme="minorBidi" w:eastAsiaTheme="minorEastAsia"/>
                <w:b w:val="false"/>
                <w:bCs w:val="false"/>
                <w:lang w:eastAsia="fr-FR" w:bidi="ar-SA"/>
              </w:rPr>
              <w:tab/>
            </w:r>
            <w:r>
              <w:rPr>
                <w:rStyle w:val="Sautdindex"/>
              </w:rPr>
              <w:t>Topologie</w:t>
            </w:r>
            <w:r>
              <w:rPr>
                <w:webHidden/>
              </w:rPr>
              <w:fldChar w:fldCharType="begin"/>
            </w:r>
            <w:r>
              <w:rPr>
                <w:webHidden/>
              </w:rPr>
              <w:instrText xml:space="preserve">PAGEREF _Toc183520099 \h</w:instrText>
            </w:r>
            <w:r>
              <w:rPr>
                <w:webHidden/>
              </w:rPr>
              <w:fldChar w:fldCharType="separate"/>
            </w:r>
            <w:r>
              <w:rPr>
                <w:rStyle w:val="Sautdindex"/>
                <w:vanish w:val="false"/>
              </w:rPr>
              <w:tab/>
              <w:t>26</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00">
            <w:r>
              <w:rPr>
                <w:webHidden/>
                <w:rStyle w:val="Sautdindex"/>
              </w:rPr>
              <w:t>3.4</w:t>
            </w:r>
            <w:r>
              <w:rPr>
                <w:rStyle w:val="Sautdindex"/>
                <w:rFonts w:eastAsia="Arial" w:cs="Arial" w:cstheme="minorBidi" w:eastAsiaTheme="minorEastAsia"/>
                <w:b w:val="false"/>
                <w:bCs w:val="false"/>
                <w:lang w:eastAsia="fr-FR" w:bidi="ar-SA"/>
              </w:rPr>
              <w:tab/>
            </w:r>
            <w:r>
              <w:rPr>
                <w:rStyle w:val="Sautdindex"/>
              </w:rPr>
              <w:t>Systèmes de référence</w:t>
            </w:r>
            <w:r>
              <w:rPr>
                <w:webHidden/>
              </w:rPr>
              <w:fldChar w:fldCharType="begin"/>
            </w:r>
            <w:r>
              <w:rPr>
                <w:webHidden/>
              </w:rPr>
              <w:instrText xml:space="preserve">PAGEREF _Toc183520100 \h</w:instrText>
            </w:r>
            <w:r>
              <w:rPr>
                <w:webHidden/>
              </w:rPr>
              <w:fldChar w:fldCharType="separate"/>
            </w:r>
            <w:r>
              <w:rPr>
                <w:rStyle w:val="Sautdindex"/>
                <w:vanish w:val="false"/>
              </w:rPr>
              <w:tab/>
              <w:t>29</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01">
            <w:r>
              <w:rPr>
                <w:webHidden/>
                <w:rStyle w:val="Sautdindex"/>
              </w:rPr>
              <w:t>3.5</w:t>
            </w:r>
            <w:r>
              <w:rPr>
                <w:rStyle w:val="Sautdindex"/>
                <w:rFonts w:eastAsia="Arial" w:cs="Arial" w:cstheme="minorBidi" w:eastAsiaTheme="minorEastAsia"/>
                <w:b w:val="false"/>
                <w:bCs w:val="false"/>
                <w:lang w:eastAsia="fr-FR" w:bidi="ar-SA"/>
              </w:rPr>
              <w:tab/>
            </w:r>
            <w:r>
              <w:rPr>
                <w:rStyle w:val="Sautdindex"/>
              </w:rPr>
              <w:t>Prise en compte de la réglementation anti-endommagement</w:t>
            </w:r>
            <w:r>
              <w:rPr>
                <w:webHidden/>
              </w:rPr>
              <w:fldChar w:fldCharType="begin"/>
            </w:r>
            <w:r>
              <w:rPr>
                <w:webHidden/>
              </w:rPr>
              <w:instrText xml:space="preserve">PAGEREF _Toc183520101 \h</w:instrText>
            </w:r>
            <w:r>
              <w:rPr>
                <w:webHidden/>
              </w:rPr>
              <w:fldChar w:fldCharType="separate"/>
            </w:r>
            <w:r>
              <w:rPr>
                <w:rStyle w:val="Sautdindex"/>
                <w:vanish w:val="false"/>
              </w:rPr>
              <w:tab/>
              <w:t>30</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02">
            <w:r>
              <w:rPr>
                <w:webHidden/>
                <w:rStyle w:val="Sautdindex"/>
              </w:rPr>
              <w:t>3.6</w:t>
            </w:r>
            <w:r>
              <w:rPr>
                <w:rStyle w:val="Sautdindex"/>
                <w:rFonts w:eastAsia="Arial" w:cs="Arial" w:cstheme="minorBidi" w:eastAsiaTheme="minorEastAsia"/>
                <w:b w:val="false"/>
                <w:bCs w:val="false"/>
                <w:lang w:eastAsia="fr-FR" w:bidi="ar-SA"/>
              </w:rPr>
              <w:tab/>
            </w:r>
            <w:r>
              <w:rPr>
                <w:rStyle w:val="Sautdindex"/>
              </w:rPr>
              <w:t>Lien avec d’autres standards</w:t>
            </w:r>
            <w:r>
              <w:rPr>
                <w:webHidden/>
              </w:rPr>
              <w:fldChar w:fldCharType="begin"/>
            </w:r>
            <w:r>
              <w:rPr>
                <w:webHidden/>
              </w:rPr>
              <w:instrText xml:space="preserve">PAGEREF _Toc183520102 \h</w:instrText>
            </w:r>
            <w:r>
              <w:rPr>
                <w:webHidden/>
              </w:rPr>
              <w:fldChar w:fldCharType="separate"/>
            </w:r>
            <w:r>
              <w:rPr>
                <w:rStyle w:val="Sautdindex"/>
                <w:vanish w:val="false"/>
              </w:rPr>
              <w:tab/>
              <w:t>30</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03">
            <w:r>
              <w:rPr>
                <w:webHidden/>
                <w:rStyle w:val="Sautdindex"/>
              </w:rPr>
              <w:t>3.7</w:t>
            </w:r>
            <w:r>
              <w:rPr>
                <w:rStyle w:val="Sautdindex"/>
                <w:rFonts w:eastAsia="Arial" w:cs="Arial" w:cstheme="minorBidi" w:eastAsiaTheme="minorEastAsia"/>
                <w:b w:val="false"/>
                <w:bCs w:val="false"/>
                <w:lang w:eastAsia="fr-FR" w:bidi="ar-SA"/>
              </w:rPr>
              <w:tab/>
            </w:r>
            <w:r>
              <w:rPr>
                <w:rStyle w:val="Sautdindex"/>
              </w:rPr>
              <w:t>Métadonnées et nommage</w:t>
            </w:r>
            <w:r>
              <w:rPr>
                <w:webHidden/>
              </w:rPr>
              <w:fldChar w:fldCharType="begin"/>
            </w:r>
            <w:r>
              <w:rPr>
                <w:webHidden/>
              </w:rPr>
              <w:instrText xml:space="preserve">PAGEREF _Toc183520103 \h</w:instrText>
            </w:r>
            <w:r>
              <w:rPr>
                <w:webHidden/>
              </w:rPr>
              <w:fldChar w:fldCharType="separate"/>
            </w:r>
            <w:r>
              <w:rPr>
                <w:rStyle w:val="Sautdindex"/>
                <w:vanish w:val="false"/>
              </w:rPr>
              <w:tab/>
              <w:t>30</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04">
            <w:r>
              <w:rPr>
                <w:webHidden/>
                <w:rStyle w:val="Sautdindex"/>
              </w:rPr>
              <w:t>3.7.1</w:t>
            </w:r>
            <w:r>
              <w:rPr>
                <w:rStyle w:val="Sautdindex"/>
                <w:rFonts w:eastAsia="Arial" w:cs="Arial" w:cstheme="minorBidi" w:eastAsiaTheme="minorEastAsia"/>
                <w:sz w:val="22"/>
                <w:szCs w:val="22"/>
                <w:lang w:eastAsia="fr-FR" w:bidi="ar-SA"/>
              </w:rPr>
              <w:tab/>
            </w:r>
            <w:r>
              <w:rPr>
                <w:rStyle w:val="Sautdindex"/>
              </w:rPr>
              <w:t>Métadonnées standards</w:t>
            </w:r>
            <w:r>
              <w:rPr>
                <w:webHidden/>
              </w:rPr>
              <w:fldChar w:fldCharType="begin"/>
            </w:r>
            <w:r>
              <w:rPr>
                <w:webHidden/>
              </w:rPr>
              <w:instrText xml:space="preserve">PAGEREF _Toc183520104 \h</w:instrText>
            </w:r>
            <w:r>
              <w:rPr>
                <w:webHidden/>
              </w:rPr>
              <w:fldChar w:fldCharType="separate"/>
            </w:r>
            <w:r>
              <w:rPr>
                <w:rStyle w:val="Sautdindex"/>
                <w:vanish w:val="false"/>
              </w:rPr>
              <w:tab/>
              <w:t>30</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05">
            <w:r>
              <w:rPr>
                <w:webHidden/>
                <w:rStyle w:val="Sautdindex"/>
              </w:rPr>
              <w:t>3.7.2</w:t>
            </w:r>
            <w:r>
              <w:rPr>
                <w:rStyle w:val="Sautdindex"/>
                <w:rFonts w:eastAsia="Arial" w:cs="Arial" w:cstheme="minorBidi" w:eastAsiaTheme="minorEastAsia"/>
                <w:sz w:val="22"/>
                <w:szCs w:val="22"/>
                <w:lang w:eastAsia="fr-FR" w:bidi="ar-SA"/>
              </w:rPr>
              <w:tab/>
            </w:r>
            <w:r>
              <w:rPr>
                <w:rStyle w:val="Sautdindex"/>
              </w:rPr>
              <w:t>Nommage logique des éléments, des attributs et des listes de valeurs</w:t>
            </w:r>
            <w:r>
              <w:rPr>
                <w:webHidden/>
              </w:rPr>
              <w:fldChar w:fldCharType="begin"/>
            </w:r>
            <w:r>
              <w:rPr>
                <w:webHidden/>
              </w:rPr>
              <w:instrText xml:space="preserve">PAGEREF _Toc183520105 \h</w:instrText>
            </w:r>
            <w:r>
              <w:rPr>
                <w:webHidden/>
              </w:rPr>
              <w:fldChar w:fldCharType="separate"/>
            </w:r>
            <w:r>
              <w:rPr>
                <w:rStyle w:val="Sautdindex"/>
                <w:vanish w:val="false"/>
              </w:rPr>
              <w:tab/>
              <w:t>32</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06">
            <w:r>
              <w:rPr>
                <w:webHidden/>
                <w:rStyle w:val="Sautdindex"/>
              </w:rPr>
              <w:t>3.7.3</w:t>
            </w:r>
            <w:r>
              <w:rPr>
                <w:rStyle w:val="Sautdindex"/>
                <w:rFonts w:eastAsia="Arial" w:cs="Arial" w:cstheme="minorBidi" w:eastAsiaTheme="minorEastAsia"/>
                <w:sz w:val="22"/>
                <w:szCs w:val="22"/>
                <w:lang w:eastAsia="fr-FR" w:bidi="ar-SA"/>
              </w:rPr>
              <w:tab/>
            </w:r>
            <w:r>
              <w:rPr>
                <w:rStyle w:val="Sautdindex"/>
              </w:rPr>
              <w:t>Système de bases de données relationnelles</w:t>
            </w:r>
            <w:r>
              <w:rPr>
                <w:webHidden/>
              </w:rPr>
              <w:fldChar w:fldCharType="begin"/>
            </w:r>
            <w:r>
              <w:rPr>
                <w:webHidden/>
              </w:rPr>
              <w:instrText xml:space="preserve">PAGEREF _Toc183520106 \h</w:instrText>
            </w:r>
            <w:r>
              <w:rPr>
                <w:webHidden/>
              </w:rPr>
              <w:fldChar w:fldCharType="separate"/>
            </w:r>
            <w:r>
              <w:rPr>
                <w:rStyle w:val="Sautdindex"/>
                <w:vanish w:val="false"/>
              </w:rPr>
              <w:tab/>
              <w:t>33</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07">
            <w:r>
              <w:rPr>
                <w:webHidden/>
                <w:rStyle w:val="Sautdindex"/>
              </w:rPr>
              <w:t>3.7.4</w:t>
            </w:r>
            <w:r>
              <w:rPr>
                <w:rStyle w:val="Sautdindex"/>
                <w:rFonts w:eastAsia="Arial" w:cs="Arial" w:cstheme="minorBidi" w:eastAsiaTheme="minorEastAsia"/>
                <w:sz w:val="22"/>
                <w:szCs w:val="22"/>
                <w:lang w:eastAsia="fr-FR" w:bidi="ar-SA"/>
              </w:rPr>
              <w:tab/>
            </w:r>
            <w:r>
              <w:rPr>
                <w:rStyle w:val="Sautdindex"/>
              </w:rPr>
              <w:t>Format physique de fichier dans le cadre d’échange</w:t>
            </w:r>
            <w:r>
              <w:rPr>
                <w:webHidden/>
              </w:rPr>
              <w:fldChar w:fldCharType="begin"/>
            </w:r>
            <w:r>
              <w:rPr>
                <w:webHidden/>
              </w:rPr>
              <w:instrText xml:space="preserve">PAGEREF _Toc183520107 \h</w:instrText>
            </w:r>
            <w:r>
              <w:rPr>
                <w:webHidden/>
              </w:rPr>
              <w:fldChar w:fldCharType="separate"/>
            </w:r>
            <w:r>
              <w:rPr>
                <w:rStyle w:val="Sautdindex"/>
                <w:vanish w:val="false"/>
              </w:rPr>
              <w:tab/>
              <w:t>33</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08">
            <w:r>
              <w:rPr>
                <w:webHidden/>
                <w:rStyle w:val="Sautdindex"/>
              </w:rPr>
              <w:t>3.7.5</w:t>
            </w:r>
            <w:r>
              <w:rPr>
                <w:rStyle w:val="Sautdindex"/>
                <w:rFonts w:eastAsia="Arial" w:cs="Arial" w:cstheme="minorBidi" w:eastAsiaTheme="minorEastAsia"/>
                <w:sz w:val="22"/>
                <w:szCs w:val="22"/>
                <w:lang w:eastAsia="fr-FR" w:bidi="ar-SA"/>
              </w:rPr>
              <w:tab/>
            </w:r>
            <w:r>
              <w:rPr>
                <w:rStyle w:val="Sautdindex"/>
              </w:rPr>
              <w:t>Consignes de nommage des fichiers d’échange</w:t>
            </w:r>
            <w:r>
              <w:rPr>
                <w:webHidden/>
              </w:rPr>
              <w:fldChar w:fldCharType="begin"/>
            </w:r>
            <w:r>
              <w:rPr>
                <w:webHidden/>
              </w:rPr>
              <w:instrText xml:space="preserve">PAGEREF _Toc183520108 \h</w:instrText>
            </w:r>
            <w:r>
              <w:rPr>
                <w:webHidden/>
              </w:rPr>
              <w:fldChar w:fldCharType="separate"/>
            </w:r>
            <w:r>
              <w:rPr>
                <w:rStyle w:val="Sautdindex"/>
                <w:vanish w:val="false"/>
              </w:rPr>
              <w:tab/>
              <w:t>33</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09">
            <w:r>
              <w:rPr>
                <w:webHidden/>
                <w:rStyle w:val="Sautdindex"/>
              </w:rPr>
              <w:t>3.7.6</w:t>
            </w:r>
            <w:r>
              <w:rPr>
                <w:rStyle w:val="Sautdindex"/>
                <w:rFonts w:eastAsia="Arial" w:cs="Arial" w:cstheme="minorBidi" w:eastAsiaTheme="minorEastAsia"/>
                <w:sz w:val="22"/>
                <w:szCs w:val="22"/>
                <w:lang w:eastAsia="fr-FR" w:bidi="ar-SA"/>
              </w:rPr>
              <w:tab/>
            </w:r>
            <w:r>
              <w:rPr>
                <w:rStyle w:val="Sautdindex"/>
              </w:rPr>
              <w:t>Documents associés</w:t>
            </w:r>
            <w:r>
              <w:rPr>
                <w:webHidden/>
              </w:rPr>
              <w:fldChar w:fldCharType="begin"/>
            </w:r>
            <w:r>
              <w:rPr>
                <w:webHidden/>
              </w:rPr>
              <w:instrText xml:space="preserve">PAGEREF _Toc183520109 \h</w:instrText>
            </w:r>
            <w:r>
              <w:rPr>
                <w:webHidden/>
              </w:rPr>
              <w:fldChar w:fldCharType="separate"/>
            </w:r>
            <w:r>
              <w:rPr>
                <w:rStyle w:val="Sautdindex"/>
                <w:vanish w:val="false"/>
              </w:rPr>
              <w:tab/>
              <w:t>34</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10">
            <w:r>
              <w:rPr>
                <w:webHidden/>
                <w:rStyle w:val="Sautdindex"/>
              </w:rPr>
              <w:t>3.8</w:t>
            </w:r>
            <w:r>
              <w:rPr>
                <w:rStyle w:val="Sautdindex"/>
                <w:rFonts w:eastAsia="Arial" w:cs="Arial" w:cstheme="minorBidi" w:eastAsiaTheme="minorEastAsia"/>
                <w:b w:val="false"/>
                <w:bCs w:val="false"/>
                <w:lang w:eastAsia="fr-FR" w:bidi="ar-SA"/>
              </w:rPr>
              <w:tab/>
            </w:r>
            <w:r>
              <w:rPr>
                <w:rStyle w:val="Sautdindex"/>
              </w:rPr>
              <w:t>Évolution par rapport au standard RAEPA</w:t>
            </w:r>
            <w:r>
              <w:rPr>
                <w:webHidden/>
              </w:rPr>
              <w:fldChar w:fldCharType="begin"/>
            </w:r>
            <w:r>
              <w:rPr>
                <w:webHidden/>
              </w:rPr>
              <w:instrText xml:space="preserve">PAGEREF _Toc183520110 \h</w:instrText>
            </w:r>
            <w:r>
              <w:rPr>
                <w:webHidden/>
              </w:rPr>
              <w:fldChar w:fldCharType="separate"/>
            </w:r>
            <w:r>
              <w:rPr>
                <w:rStyle w:val="Sautdindex"/>
                <w:vanish w:val="false"/>
              </w:rPr>
              <w:tab/>
              <w:t>34</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11">
            <w:r>
              <w:rPr>
                <w:webHidden/>
                <w:rStyle w:val="Sautdindex"/>
              </w:rPr>
              <w:t>3.9</w:t>
            </w:r>
            <w:r>
              <w:rPr>
                <w:rStyle w:val="Sautdindex"/>
                <w:rFonts w:eastAsia="Arial" w:cs="Arial" w:cstheme="minorBidi" w:eastAsiaTheme="minorEastAsia"/>
                <w:b w:val="false"/>
                <w:bCs w:val="false"/>
                <w:lang w:eastAsia="fr-FR" w:bidi="ar-SA"/>
              </w:rPr>
              <w:tab/>
            </w:r>
            <w:r>
              <w:rPr>
                <w:rStyle w:val="Sautdindex"/>
              </w:rPr>
              <w:t>Catalogue d’objets communs</w:t>
            </w:r>
            <w:r>
              <w:rPr>
                <w:webHidden/>
              </w:rPr>
              <w:fldChar w:fldCharType="begin"/>
            </w:r>
            <w:r>
              <w:rPr>
                <w:webHidden/>
              </w:rPr>
              <w:instrText xml:space="preserve">PAGEREF _Toc183520111 \h</w:instrText>
            </w:r>
            <w:r>
              <w:rPr>
                <w:webHidden/>
              </w:rPr>
              <w:fldChar w:fldCharType="separate"/>
            </w:r>
            <w:r>
              <w:rPr>
                <w:rStyle w:val="Sautdindex"/>
                <w:vanish w:val="false"/>
              </w:rPr>
              <w:tab/>
              <w:t>35</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12">
            <w:r>
              <w:rPr>
                <w:webHidden/>
                <w:rStyle w:val="Sautdindex"/>
              </w:rPr>
              <w:t>3.9.1</w:t>
            </w:r>
            <w:r>
              <w:rPr>
                <w:rStyle w:val="Sautdindex"/>
                <w:rFonts w:eastAsia="Arial" w:cs="Arial" w:cstheme="minorBidi" w:eastAsiaTheme="minorEastAsia"/>
                <w:sz w:val="22"/>
                <w:szCs w:val="22"/>
                <w:lang w:eastAsia="fr-FR" w:bidi="ar-SA"/>
              </w:rPr>
              <w:tab/>
            </w:r>
            <w:r>
              <w:rPr>
                <w:rStyle w:val="Sautdindex"/>
              </w:rPr>
              <w:t>Classe d’objets communs</w:t>
            </w:r>
            <w:r>
              <w:rPr>
                <w:webHidden/>
              </w:rPr>
              <w:fldChar w:fldCharType="begin"/>
            </w:r>
            <w:r>
              <w:rPr>
                <w:webHidden/>
              </w:rPr>
              <w:instrText xml:space="preserve">PAGEREF _Toc183520112 \h</w:instrText>
            </w:r>
            <w:r>
              <w:rPr>
                <w:webHidden/>
              </w:rPr>
              <w:fldChar w:fldCharType="separate"/>
            </w:r>
            <w:r>
              <w:rPr>
                <w:rStyle w:val="Sautdindex"/>
                <w:vanish w:val="false"/>
              </w:rPr>
              <w:tab/>
              <w:t>35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13">
            <w:r>
              <w:rPr>
                <w:webHidden/>
                <w:rStyle w:val="Sautdindex"/>
                <w:rFonts w:cs="Calibri Light" w:cstheme="majorHAnsi"/>
              </w:rPr>
              <w:t>3.9.1.1.</w:t>
            </w:r>
            <w:r>
              <w:rPr>
                <w:rStyle w:val="Sautdindex"/>
                <w:rFonts w:eastAsia="Arial" w:cs="Arial" w:cstheme="minorBidi" w:eastAsiaTheme="minorEastAsia"/>
                <w:sz w:val="22"/>
                <w:szCs w:val="22"/>
                <w:lang w:eastAsia="fr-FR" w:bidi="ar-SA"/>
              </w:rPr>
              <w:tab/>
            </w:r>
            <w:r>
              <w:rPr>
                <w:rStyle w:val="Sautdindex"/>
              </w:rPr>
              <w:t>Champs communs</w:t>
            </w:r>
            <w:r>
              <w:rPr>
                <w:webHidden/>
              </w:rPr>
              <w:fldChar w:fldCharType="begin"/>
            </w:r>
            <w:r>
              <w:rPr>
                <w:webHidden/>
              </w:rPr>
              <w:instrText xml:space="preserve">PAGEREF _Toc183520113 \h</w:instrText>
            </w:r>
            <w:r>
              <w:rPr>
                <w:webHidden/>
              </w:rPr>
              <w:fldChar w:fldCharType="separate"/>
            </w:r>
            <w:r>
              <w:rPr>
                <w:rStyle w:val="Sautdindex"/>
                <w:vanish w:val="false"/>
              </w:rPr>
              <w:tab/>
              <w:t>35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14">
            <w:r>
              <w:rPr>
                <w:webHidden/>
                <w:rStyle w:val="Sautdindex"/>
                <w:rFonts w:cs="Calibri Light" w:cstheme="majorHAnsi"/>
              </w:rPr>
              <w:t>3.9.1.2.</w:t>
            </w:r>
            <w:r>
              <w:rPr>
                <w:rStyle w:val="Sautdindex"/>
                <w:rFonts w:eastAsia="Arial" w:cs="Arial" w:cstheme="minorBidi" w:eastAsiaTheme="minorEastAsia"/>
                <w:sz w:val="22"/>
                <w:szCs w:val="22"/>
                <w:lang w:eastAsia="fr-FR" w:bidi="ar-SA"/>
              </w:rPr>
              <w:tab/>
            </w:r>
            <w:r>
              <w:rPr>
                <w:rStyle w:val="Sautdindex"/>
              </w:rPr>
              <w:t>Élément : Canalisation</w:t>
            </w:r>
            <w:r>
              <w:rPr>
                <w:webHidden/>
              </w:rPr>
              <w:fldChar w:fldCharType="begin"/>
            </w:r>
            <w:r>
              <w:rPr>
                <w:webHidden/>
              </w:rPr>
              <w:instrText xml:space="preserve">PAGEREF _Toc183520114 \h</w:instrText>
            </w:r>
            <w:r>
              <w:rPr>
                <w:webHidden/>
              </w:rPr>
              <w:fldChar w:fldCharType="separate"/>
            </w:r>
            <w:r>
              <w:rPr>
                <w:rStyle w:val="Sautdindex"/>
                <w:vanish w:val="false"/>
              </w:rPr>
              <w:tab/>
              <w:t>38</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15">
            <w:r>
              <w:rPr>
                <w:webHidden/>
                <w:rStyle w:val="Sautdindex"/>
                <w:rFonts w:cs="Calibri Light" w:cstheme="majorHAnsi"/>
              </w:rPr>
              <w:t>3.9.1.3.</w:t>
            </w:r>
            <w:r>
              <w:rPr>
                <w:rStyle w:val="Sautdindex"/>
                <w:rFonts w:eastAsia="Arial" w:cs="Arial" w:cstheme="minorBidi" w:eastAsiaTheme="minorEastAsia"/>
                <w:sz w:val="22"/>
                <w:szCs w:val="22"/>
                <w:lang w:eastAsia="fr-FR" w:bidi="ar-SA"/>
              </w:rPr>
              <w:tab/>
            </w:r>
            <w:r>
              <w:rPr>
                <w:rStyle w:val="Sautdindex"/>
              </w:rPr>
              <w:t>Élément : Dimension</w:t>
            </w:r>
            <w:r>
              <w:rPr>
                <w:webHidden/>
              </w:rPr>
              <w:fldChar w:fldCharType="begin"/>
            </w:r>
            <w:r>
              <w:rPr>
                <w:webHidden/>
              </w:rPr>
              <w:instrText xml:space="preserve">PAGEREF _Toc183520115 \h</w:instrText>
            </w:r>
            <w:r>
              <w:rPr>
                <w:webHidden/>
              </w:rPr>
              <w:fldChar w:fldCharType="separate"/>
            </w:r>
            <w:r>
              <w:rPr>
                <w:rStyle w:val="Sautdindex"/>
                <w:vanish w:val="false"/>
              </w:rPr>
              <w:tab/>
              <w:t>40</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16">
            <w:r>
              <w:rPr>
                <w:webHidden/>
                <w:rStyle w:val="Sautdindex"/>
                <w:rFonts w:cs="Calibri Light" w:cstheme="majorHAnsi"/>
              </w:rPr>
              <w:t>3.9.1.4.</w:t>
            </w:r>
            <w:r>
              <w:rPr>
                <w:rStyle w:val="Sautdindex"/>
                <w:rFonts w:eastAsia="Arial" w:cs="Arial" w:cstheme="minorBidi" w:eastAsiaTheme="minorEastAsia"/>
                <w:sz w:val="22"/>
                <w:szCs w:val="22"/>
                <w:lang w:eastAsia="fr-FR" w:bidi="ar-SA"/>
              </w:rPr>
              <w:tab/>
            </w:r>
            <w:r>
              <w:rPr>
                <w:rStyle w:val="Sautdindex"/>
              </w:rPr>
              <w:t>Élément : Emprise</w:t>
            </w:r>
            <w:r>
              <w:rPr>
                <w:webHidden/>
              </w:rPr>
              <w:fldChar w:fldCharType="begin"/>
            </w:r>
            <w:r>
              <w:rPr>
                <w:webHidden/>
              </w:rPr>
              <w:instrText xml:space="preserve">PAGEREF _Toc183520116 \h</w:instrText>
            </w:r>
            <w:r>
              <w:rPr>
                <w:webHidden/>
              </w:rPr>
              <w:fldChar w:fldCharType="separate"/>
            </w:r>
            <w:r>
              <w:rPr>
                <w:rStyle w:val="Sautdindex"/>
                <w:vanish w:val="false"/>
              </w:rPr>
              <w:tab/>
              <w:t>42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17">
            <w:r>
              <w:rPr>
                <w:webHidden/>
                <w:rStyle w:val="Sautdindex"/>
                <w:rFonts w:cs="Calibri Light" w:cstheme="majorHAnsi"/>
              </w:rPr>
              <w:t>3.9.1.5.</w:t>
            </w:r>
            <w:r>
              <w:rPr>
                <w:rStyle w:val="Sautdindex"/>
                <w:rFonts w:eastAsia="Arial" w:cs="Arial" w:cstheme="minorBidi" w:eastAsiaTheme="minorEastAsia"/>
                <w:sz w:val="22"/>
                <w:szCs w:val="22"/>
                <w:lang w:eastAsia="fr-FR" w:bidi="ar-SA"/>
              </w:rPr>
              <w:tab/>
            </w:r>
            <w:r>
              <w:rPr>
                <w:rStyle w:val="Sautdindex"/>
              </w:rPr>
              <w:t>Élément : Nœud réseau</w:t>
            </w:r>
            <w:r>
              <w:rPr>
                <w:webHidden/>
              </w:rPr>
              <w:fldChar w:fldCharType="begin"/>
            </w:r>
            <w:r>
              <w:rPr>
                <w:webHidden/>
              </w:rPr>
              <w:instrText xml:space="preserve">PAGEREF _Toc183520117 \h</w:instrText>
            </w:r>
            <w:r>
              <w:rPr>
                <w:webHidden/>
              </w:rPr>
              <w:fldChar w:fldCharType="separate"/>
            </w:r>
            <w:r>
              <w:rPr>
                <w:rStyle w:val="Sautdindex"/>
                <w:vanish w:val="false"/>
              </w:rPr>
              <w:tab/>
              <w:t>43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18">
            <w:r>
              <w:rPr>
                <w:webHidden/>
                <w:rStyle w:val="Sautdindex"/>
                <w:rFonts w:cs="Calibri Light" w:cstheme="majorHAnsi"/>
              </w:rPr>
              <w:t>3.9.1.6.</w:t>
            </w:r>
            <w:r>
              <w:rPr>
                <w:rStyle w:val="Sautdindex"/>
                <w:rFonts w:eastAsia="Arial" w:cs="Arial" w:cstheme="minorBidi" w:eastAsiaTheme="minorEastAsia"/>
                <w:sz w:val="22"/>
                <w:szCs w:val="22"/>
                <w:lang w:eastAsia="fr-FR" w:bidi="ar-SA"/>
              </w:rPr>
              <w:tab/>
            </w:r>
            <w:r>
              <w:rPr>
                <w:rStyle w:val="Sautdindex"/>
              </w:rPr>
              <w:t>Élément : Piézomètre</w:t>
            </w:r>
            <w:r>
              <w:rPr>
                <w:webHidden/>
              </w:rPr>
              <w:fldChar w:fldCharType="begin"/>
            </w:r>
            <w:r>
              <w:rPr>
                <w:webHidden/>
              </w:rPr>
              <w:instrText xml:space="preserve">PAGEREF _Toc183520118 \h</w:instrText>
            </w:r>
            <w:r>
              <w:rPr>
                <w:webHidden/>
              </w:rPr>
              <w:fldChar w:fldCharType="separate"/>
            </w:r>
            <w:r>
              <w:rPr>
                <w:rStyle w:val="Sautdindex"/>
                <w:vanish w:val="false"/>
              </w:rPr>
              <w:tab/>
              <w:t>44</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19">
            <w:r>
              <w:rPr>
                <w:webHidden/>
                <w:rStyle w:val="Sautdindex"/>
                <w:rFonts w:cs="Calibri Light" w:cstheme="majorHAnsi"/>
              </w:rPr>
              <w:t>3.9.1.7.</w:t>
            </w:r>
            <w:r>
              <w:rPr>
                <w:rStyle w:val="Sautdindex"/>
                <w:rFonts w:eastAsia="Arial" w:cs="Arial" w:cstheme="minorBidi" w:eastAsiaTheme="minorEastAsia"/>
                <w:sz w:val="22"/>
                <w:szCs w:val="22"/>
                <w:lang w:eastAsia="fr-FR" w:bidi="ar-SA"/>
              </w:rPr>
              <w:tab/>
            </w:r>
            <w:r>
              <w:rPr>
                <w:rStyle w:val="Sautdindex"/>
              </w:rPr>
              <w:t>Élément : Pluviomètre</w:t>
            </w:r>
            <w:r>
              <w:rPr>
                <w:webHidden/>
              </w:rPr>
              <w:fldChar w:fldCharType="begin"/>
            </w:r>
            <w:r>
              <w:rPr>
                <w:webHidden/>
              </w:rPr>
              <w:instrText xml:space="preserve">PAGEREF _Toc183520119 \h</w:instrText>
            </w:r>
            <w:r>
              <w:rPr>
                <w:webHidden/>
              </w:rPr>
              <w:fldChar w:fldCharType="separate"/>
            </w:r>
            <w:r>
              <w:rPr>
                <w:rStyle w:val="Sautdindex"/>
                <w:vanish w:val="false"/>
              </w:rPr>
              <w:tab/>
              <w:t>45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0">
            <w:r>
              <w:rPr>
                <w:webHidden/>
                <w:rStyle w:val="Sautdindex"/>
                <w:rFonts w:cs="Calibri Light" w:cstheme="majorHAnsi"/>
              </w:rPr>
              <w:t>3.9.1.8.</w:t>
            </w:r>
            <w:r>
              <w:rPr>
                <w:rStyle w:val="Sautdindex"/>
                <w:rFonts w:eastAsia="Arial" w:cs="Arial" w:cstheme="minorBidi" w:eastAsiaTheme="minorEastAsia"/>
                <w:sz w:val="22"/>
                <w:szCs w:val="22"/>
                <w:lang w:eastAsia="fr-FR" w:bidi="ar-SA"/>
              </w:rPr>
              <w:tab/>
            </w:r>
            <w:r>
              <w:rPr>
                <w:rStyle w:val="Sautdindex"/>
              </w:rPr>
              <w:t>Élément : Point géolocalisation</w:t>
            </w:r>
            <w:r>
              <w:rPr>
                <w:webHidden/>
              </w:rPr>
              <w:fldChar w:fldCharType="begin"/>
            </w:r>
            <w:r>
              <w:rPr>
                <w:webHidden/>
              </w:rPr>
              <w:instrText xml:space="preserve">PAGEREF _Toc183520120 \h</w:instrText>
            </w:r>
            <w:r>
              <w:rPr>
                <w:webHidden/>
              </w:rPr>
              <w:fldChar w:fldCharType="separate"/>
            </w:r>
            <w:r>
              <w:rPr>
                <w:rStyle w:val="Sautdindex"/>
                <w:vanish w:val="false"/>
              </w:rPr>
              <w:tab/>
              <w:t>46</w:t>
            </w:r>
            <w:r>
              <w:rPr>
                <w:webHidden/>
              </w:rPr>
              <w:fldChar w:fldCharType="end"/>
            </w:r>
          </w:hyperlink>
        </w:p>
        <w:p>
          <w:pPr>
            <w:pStyle w:val="Tabledesmatiresniveau3"/>
            <w:tabs>
              <w:tab w:val="clear" w:pos="709"/>
              <w:tab w:val="left" w:pos="1200" w:leader="none"/>
              <w:tab w:val="right" w:pos="9629" w:leader="underscore"/>
            </w:tabs>
            <w:rPr>
              <w:rFonts w:eastAsia="Arial" w:cs="Arial" w:cstheme="minorBidi" w:eastAsiaTheme="minorEastAsia"/>
              <w:sz w:val="22"/>
              <w:szCs w:val="22"/>
              <w:lang w:eastAsia="fr-FR" w:bidi="ar-SA"/>
            </w:rPr>
          </w:pPr>
          <w:hyperlink w:anchor="_Toc183520121">
            <w:r>
              <w:rPr>
                <w:webHidden/>
                <w:rStyle w:val="Sautdindex"/>
              </w:rPr>
              <w:t>3.9.2</w:t>
            </w:r>
            <w:r>
              <w:rPr>
                <w:rStyle w:val="Sautdindex"/>
                <w:rFonts w:eastAsia="Arial" w:cs="Arial" w:cstheme="minorBidi" w:eastAsiaTheme="minorEastAsia"/>
                <w:sz w:val="22"/>
                <w:szCs w:val="22"/>
                <w:lang w:eastAsia="fr-FR" w:bidi="ar-SA"/>
              </w:rPr>
              <w:tab/>
            </w:r>
            <w:r>
              <w:rPr>
                <w:rStyle w:val="Sautdindex"/>
              </w:rPr>
              <w:t>Types énumérés communs</w:t>
            </w:r>
            <w:r>
              <w:rPr>
                <w:webHidden/>
              </w:rPr>
              <w:fldChar w:fldCharType="begin"/>
            </w:r>
            <w:r>
              <w:rPr>
                <w:webHidden/>
              </w:rPr>
              <w:instrText xml:space="preserve">PAGEREF _Toc183520121 \h</w:instrText>
            </w:r>
            <w:r>
              <w:rPr>
                <w:webHidden/>
              </w:rPr>
              <w:fldChar w:fldCharType="separate"/>
            </w:r>
            <w:r>
              <w:rPr>
                <w:rStyle w:val="Sautdindex"/>
                <w:vanish w:val="false"/>
              </w:rPr>
              <w:tab/>
              <w:t>47</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2">
            <w:r>
              <w:rPr>
                <w:webHidden/>
                <w:rStyle w:val="Sautdindex"/>
                <w:rFonts w:cs="Calibri Light" w:cstheme="majorHAnsi"/>
              </w:rPr>
              <w:t>3.9.2.1.</w:t>
            </w:r>
            <w:r>
              <w:rPr>
                <w:rStyle w:val="Sautdindex"/>
                <w:rFonts w:eastAsia="Arial" w:cs="Arial" w:cstheme="minorBidi" w:eastAsiaTheme="minorEastAsia"/>
                <w:sz w:val="22"/>
                <w:szCs w:val="22"/>
                <w:lang w:eastAsia="fr-FR" w:bidi="ar-SA"/>
              </w:rPr>
              <w:tab/>
            </w:r>
            <w:r>
              <w:rPr>
                <w:rStyle w:val="Sautdindex"/>
              </w:rPr>
              <w:t>Liste : com_etat_service</w:t>
            </w:r>
            <w:r>
              <w:rPr>
                <w:webHidden/>
              </w:rPr>
              <w:fldChar w:fldCharType="begin"/>
            </w:r>
            <w:r>
              <w:rPr>
                <w:webHidden/>
              </w:rPr>
              <w:instrText xml:space="preserve">PAGEREF _Toc183520122 \h</w:instrText>
            </w:r>
            <w:r>
              <w:rPr>
                <w:webHidden/>
              </w:rPr>
              <w:fldChar w:fldCharType="separate"/>
            </w:r>
            <w:r>
              <w:rPr>
                <w:rStyle w:val="Sautdindex"/>
                <w:vanish w:val="false"/>
              </w:rPr>
              <w:tab/>
              <w:t>47</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3">
            <w:r>
              <w:rPr>
                <w:webHidden/>
                <w:rStyle w:val="Sautdindex"/>
                <w:rFonts w:cs="Calibri Light" w:cstheme="majorHAnsi"/>
              </w:rPr>
              <w:t>3.9.2.2.</w:t>
            </w:r>
            <w:r>
              <w:rPr>
                <w:rStyle w:val="Sautdindex"/>
                <w:rFonts w:eastAsia="Arial" w:cs="Arial" w:cstheme="minorBidi" w:eastAsiaTheme="minorEastAsia"/>
                <w:sz w:val="22"/>
                <w:szCs w:val="22"/>
                <w:lang w:eastAsia="fr-FR" w:bidi="ar-SA"/>
              </w:rPr>
              <w:tab/>
            </w:r>
            <w:r>
              <w:rPr>
                <w:rStyle w:val="Sautdindex"/>
              </w:rPr>
              <w:t>Liste : com_forme</w:t>
            </w:r>
            <w:r>
              <w:rPr>
                <w:webHidden/>
              </w:rPr>
              <w:fldChar w:fldCharType="begin"/>
            </w:r>
            <w:r>
              <w:rPr>
                <w:webHidden/>
              </w:rPr>
              <w:instrText xml:space="preserve">PAGEREF _Toc183520123 \h</w:instrText>
            </w:r>
            <w:r>
              <w:rPr>
                <w:webHidden/>
              </w:rPr>
              <w:fldChar w:fldCharType="separate"/>
            </w:r>
            <w:r>
              <w:rPr>
                <w:rStyle w:val="Sautdindex"/>
                <w:vanish w:val="false"/>
              </w:rPr>
              <w:tab/>
              <w:t>48</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4">
            <w:r>
              <w:rPr>
                <w:webHidden/>
                <w:rStyle w:val="Sautdindex"/>
                <w:rFonts w:cs="Calibri Light" w:cstheme="majorHAnsi"/>
              </w:rPr>
              <w:t>3.9.2.3.</w:t>
            </w:r>
            <w:r>
              <w:rPr>
                <w:rStyle w:val="Sautdindex"/>
                <w:rFonts w:eastAsia="Arial" w:cs="Arial" w:cstheme="minorBidi" w:eastAsiaTheme="minorEastAsia"/>
                <w:sz w:val="22"/>
                <w:szCs w:val="22"/>
                <w:lang w:eastAsia="fr-FR" w:bidi="ar-SA"/>
              </w:rPr>
              <w:tab/>
            </w:r>
            <w:r>
              <w:rPr>
                <w:rStyle w:val="Sautdindex"/>
              </w:rPr>
              <w:t>Liste : com_materiau</w:t>
            </w:r>
            <w:r>
              <w:rPr>
                <w:webHidden/>
              </w:rPr>
              <w:fldChar w:fldCharType="begin"/>
            </w:r>
            <w:r>
              <w:rPr>
                <w:webHidden/>
              </w:rPr>
              <w:instrText xml:space="preserve">PAGEREF _Toc183520124 \h</w:instrText>
            </w:r>
            <w:r>
              <w:rPr>
                <w:webHidden/>
              </w:rPr>
              <w:fldChar w:fldCharType="separate"/>
            </w:r>
            <w:r>
              <w:rPr>
                <w:rStyle w:val="Sautdindex"/>
                <w:vanish w:val="false"/>
              </w:rPr>
              <w:tab/>
              <w:t>48</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5">
            <w:r>
              <w:rPr>
                <w:webHidden/>
                <w:rStyle w:val="Sautdindex"/>
                <w:rFonts w:cs="Calibri Light" w:cstheme="majorHAnsi"/>
              </w:rPr>
              <w:t>3.9.2.4.</w:t>
            </w:r>
            <w:r>
              <w:rPr>
                <w:rStyle w:val="Sautdindex"/>
                <w:rFonts w:eastAsia="Arial" w:cs="Arial" w:cstheme="minorBidi" w:eastAsiaTheme="minorEastAsia"/>
                <w:sz w:val="22"/>
                <w:szCs w:val="22"/>
                <w:lang w:eastAsia="fr-FR" w:bidi="ar-SA"/>
              </w:rPr>
              <w:tab/>
            </w:r>
            <w:r>
              <w:rPr>
                <w:rStyle w:val="Sautdindex"/>
              </w:rPr>
              <w:t>Liste : com_mode_circulation</w:t>
            </w:r>
            <w:r>
              <w:rPr>
                <w:webHidden/>
              </w:rPr>
              <w:fldChar w:fldCharType="begin"/>
            </w:r>
            <w:r>
              <w:rPr>
                <w:webHidden/>
              </w:rPr>
              <w:instrText xml:space="preserve">PAGEREF _Toc183520125 \h</w:instrText>
            </w:r>
            <w:r>
              <w:rPr>
                <w:webHidden/>
              </w:rPr>
              <w:fldChar w:fldCharType="separate"/>
            </w:r>
            <w:r>
              <w:rPr>
                <w:rStyle w:val="Sautdindex"/>
                <w:vanish w:val="false"/>
              </w:rPr>
              <w:tab/>
              <w:t>51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6">
            <w:r>
              <w:rPr>
                <w:webHidden/>
                <w:rStyle w:val="Sautdindex"/>
                <w:rFonts w:cs="Calibri Light" w:cstheme="majorHAnsi"/>
              </w:rPr>
              <w:t>3.9.2.5.</w:t>
            </w:r>
            <w:r>
              <w:rPr>
                <w:rStyle w:val="Sautdindex"/>
                <w:rFonts w:eastAsia="Arial" w:cs="Arial" w:cstheme="minorBidi" w:eastAsiaTheme="minorEastAsia"/>
                <w:sz w:val="22"/>
                <w:szCs w:val="22"/>
                <w:lang w:eastAsia="fr-FR" w:bidi="ar-SA"/>
              </w:rPr>
              <w:tab/>
            </w:r>
            <w:r>
              <w:rPr>
                <w:rStyle w:val="Sautdindex"/>
              </w:rPr>
              <w:t>Liste : com_mode_lever</w:t>
            </w:r>
            <w:r>
              <w:rPr>
                <w:webHidden/>
              </w:rPr>
              <w:fldChar w:fldCharType="begin"/>
            </w:r>
            <w:r>
              <w:rPr>
                <w:webHidden/>
              </w:rPr>
              <w:instrText xml:space="preserve">PAGEREF _Toc183520126 \h</w:instrText>
            </w:r>
            <w:r>
              <w:rPr>
                <w:webHidden/>
              </w:rPr>
              <w:fldChar w:fldCharType="separate"/>
            </w:r>
            <w:r>
              <w:rPr>
                <w:rStyle w:val="Sautdindex"/>
                <w:vanish w:val="false"/>
              </w:rPr>
              <w:tab/>
              <w:t>51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7">
            <w:r>
              <w:rPr>
                <w:webHidden/>
                <w:rStyle w:val="Sautdindex"/>
                <w:rFonts w:cs="Calibri Light" w:cstheme="majorHAnsi"/>
              </w:rPr>
              <w:t>3.9.2.6.</w:t>
            </w:r>
            <w:r>
              <w:rPr>
                <w:rStyle w:val="Sautdindex"/>
                <w:rFonts w:eastAsia="Arial" w:cs="Arial" w:cstheme="minorBidi" w:eastAsiaTheme="minorEastAsia"/>
                <w:sz w:val="22"/>
                <w:szCs w:val="22"/>
                <w:lang w:eastAsia="fr-FR" w:bidi="ar-SA"/>
              </w:rPr>
              <w:tab/>
            </w:r>
            <w:r>
              <w:rPr>
                <w:rStyle w:val="Sautdindex"/>
              </w:rPr>
              <w:t>Liste : com_origine</w:t>
            </w:r>
            <w:r>
              <w:rPr>
                <w:webHidden/>
              </w:rPr>
              <w:fldChar w:fldCharType="begin"/>
            </w:r>
            <w:r>
              <w:rPr>
                <w:webHidden/>
              </w:rPr>
              <w:instrText xml:space="preserve">PAGEREF _Toc183520127 \h</w:instrText>
            </w:r>
            <w:r>
              <w:rPr>
                <w:webHidden/>
              </w:rPr>
              <w:fldChar w:fldCharType="separate"/>
            </w:r>
            <w:r>
              <w:rPr>
                <w:rStyle w:val="Sautdindex"/>
                <w:vanish w:val="false"/>
              </w:rPr>
              <w:tab/>
              <w:t>51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8">
            <w:r>
              <w:rPr>
                <w:webHidden/>
                <w:rStyle w:val="Sautdindex"/>
                <w:rFonts w:cs="Calibri Light" w:cstheme="majorHAnsi"/>
              </w:rPr>
              <w:t>3.9.2.7.</w:t>
            </w:r>
            <w:r>
              <w:rPr>
                <w:rStyle w:val="Sautdindex"/>
                <w:rFonts w:eastAsia="Arial" w:cs="Arial" w:cstheme="minorBidi" w:eastAsiaTheme="minorEastAsia"/>
                <w:sz w:val="22"/>
                <w:szCs w:val="22"/>
                <w:lang w:eastAsia="fr-FR" w:bidi="ar-SA"/>
              </w:rPr>
              <w:tab/>
            </w:r>
            <w:r>
              <w:rPr>
                <w:rStyle w:val="Sautdindex"/>
              </w:rPr>
              <w:t>Liste : com_oui_non</w:t>
            </w:r>
            <w:r>
              <w:rPr>
                <w:webHidden/>
              </w:rPr>
              <w:fldChar w:fldCharType="begin"/>
            </w:r>
            <w:r>
              <w:rPr>
                <w:webHidden/>
              </w:rPr>
              <w:instrText xml:space="preserve">PAGEREF _Toc183520128 \h</w:instrText>
            </w:r>
            <w:r>
              <w:rPr>
                <w:webHidden/>
              </w:rPr>
              <w:fldChar w:fldCharType="separate"/>
            </w:r>
            <w:r>
              <w:rPr>
                <w:rStyle w:val="Sautdindex"/>
                <w:vanish w:val="false"/>
              </w:rPr>
              <w:tab/>
              <w:t>52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29">
            <w:r>
              <w:rPr>
                <w:webHidden/>
                <w:rStyle w:val="Sautdindex"/>
                <w:rFonts w:cs="Calibri Light" w:cstheme="majorHAnsi"/>
              </w:rPr>
              <w:t>3.9.2.8.</w:t>
            </w:r>
            <w:r>
              <w:rPr>
                <w:rStyle w:val="Sautdindex"/>
                <w:rFonts w:eastAsia="Arial" w:cs="Arial" w:cstheme="minorBidi" w:eastAsiaTheme="minorEastAsia"/>
                <w:sz w:val="22"/>
                <w:szCs w:val="22"/>
                <w:lang w:eastAsia="fr-FR" w:bidi="ar-SA"/>
              </w:rPr>
              <w:tab/>
            </w:r>
            <w:r>
              <w:rPr>
                <w:rStyle w:val="Sautdindex"/>
              </w:rPr>
              <w:t>Liste : com_precision</w:t>
            </w:r>
            <w:r>
              <w:rPr>
                <w:webHidden/>
              </w:rPr>
              <w:fldChar w:fldCharType="begin"/>
            </w:r>
            <w:r>
              <w:rPr>
                <w:webHidden/>
              </w:rPr>
              <w:instrText xml:space="preserve">PAGEREF _Toc183520129 \h</w:instrText>
            </w:r>
            <w:r>
              <w:rPr>
                <w:webHidden/>
              </w:rPr>
              <w:fldChar w:fldCharType="separate"/>
            </w:r>
            <w:r>
              <w:rPr>
                <w:rStyle w:val="Sautdindex"/>
                <w:vanish w:val="false"/>
              </w:rPr>
              <w:tab/>
              <w:t>52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0">
            <w:r>
              <w:rPr>
                <w:webHidden/>
                <w:rStyle w:val="Sautdindex"/>
                <w:rFonts w:cs="Calibri Light" w:cstheme="majorHAnsi"/>
              </w:rPr>
              <w:t>3.9.2.9.</w:t>
            </w:r>
            <w:r>
              <w:rPr>
                <w:rStyle w:val="Sautdindex"/>
                <w:rFonts w:eastAsia="Arial" w:cs="Arial" w:cstheme="minorBidi" w:eastAsiaTheme="minorEastAsia"/>
                <w:sz w:val="22"/>
                <w:szCs w:val="22"/>
                <w:lang w:eastAsia="fr-FR" w:bidi="ar-SA"/>
              </w:rPr>
              <w:tab/>
            </w:r>
            <w:r>
              <w:rPr>
                <w:rStyle w:val="Sautdindex"/>
              </w:rPr>
              <w:t>Liste : com_raison_pose</w:t>
            </w:r>
            <w:r>
              <w:rPr>
                <w:webHidden/>
              </w:rPr>
              <w:fldChar w:fldCharType="begin"/>
            </w:r>
            <w:r>
              <w:rPr>
                <w:webHidden/>
              </w:rPr>
              <w:instrText xml:space="preserve">PAGEREF _Toc183520130 \h</w:instrText>
            </w:r>
            <w:r>
              <w:rPr>
                <w:webHidden/>
              </w:rPr>
              <w:fldChar w:fldCharType="separate"/>
            </w:r>
            <w:r>
              <w:rPr>
                <w:rStyle w:val="Sautdindex"/>
                <w:vanish w:val="false"/>
              </w:rPr>
              <w:tab/>
              <w:t>52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1">
            <w:r>
              <w:rPr>
                <w:webHidden/>
                <w:rStyle w:val="Sautdindex"/>
                <w:rFonts w:cs="Calibri Light" w:cstheme="majorHAnsi"/>
              </w:rPr>
              <w:t>3.9.2.10.</w:t>
            </w:r>
            <w:r>
              <w:rPr>
                <w:rStyle w:val="Sautdindex"/>
                <w:rFonts w:eastAsia="Arial" w:cs="Arial" w:cstheme="minorBidi" w:eastAsiaTheme="minorEastAsia"/>
                <w:sz w:val="22"/>
                <w:szCs w:val="22"/>
                <w:lang w:eastAsia="fr-FR" w:bidi="ar-SA"/>
              </w:rPr>
              <w:tab/>
            </w:r>
            <w:r>
              <w:rPr>
                <w:rStyle w:val="Sautdindex"/>
              </w:rPr>
              <w:t>Liste : com_reference_z</w:t>
            </w:r>
            <w:r>
              <w:rPr>
                <w:webHidden/>
              </w:rPr>
              <w:fldChar w:fldCharType="begin"/>
            </w:r>
            <w:r>
              <w:rPr>
                <w:webHidden/>
              </w:rPr>
              <w:instrText xml:space="preserve">PAGEREF _Toc183520131 \h</w:instrText>
            </w:r>
            <w:r>
              <w:rPr>
                <w:webHidden/>
              </w:rPr>
              <w:fldChar w:fldCharType="separate"/>
            </w:r>
            <w:r>
              <w:rPr>
                <w:rStyle w:val="Sautdindex"/>
                <w:vanish w:val="false"/>
              </w:rPr>
              <w:tab/>
              <w:t>53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2">
            <w:r>
              <w:rPr>
                <w:webHidden/>
                <w:rStyle w:val="Sautdindex"/>
                <w:rFonts w:cs="Calibri Light" w:cstheme="majorHAnsi"/>
              </w:rPr>
              <w:t>3.9.2.11.</w:t>
            </w:r>
            <w:r>
              <w:rPr>
                <w:rStyle w:val="Sautdindex"/>
                <w:rFonts w:eastAsia="Arial" w:cs="Arial" w:cstheme="minorBidi" w:eastAsiaTheme="minorEastAsia"/>
                <w:sz w:val="22"/>
                <w:szCs w:val="22"/>
                <w:lang w:eastAsia="fr-FR" w:bidi="ar-SA"/>
              </w:rPr>
              <w:tab/>
            </w:r>
            <w:r>
              <w:rPr>
                <w:rStyle w:val="Sautdindex"/>
              </w:rPr>
              <w:t>Liste : com_revetement_interieur</w:t>
            </w:r>
            <w:r>
              <w:rPr>
                <w:webHidden/>
              </w:rPr>
              <w:fldChar w:fldCharType="begin"/>
            </w:r>
            <w:r>
              <w:rPr>
                <w:webHidden/>
              </w:rPr>
              <w:instrText xml:space="preserve">PAGEREF _Toc183520132 \h</w:instrText>
            </w:r>
            <w:r>
              <w:rPr>
                <w:webHidden/>
              </w:rPr>
              <w:fldChar w:fldCharType="separate"/>
            </w:r>
            <w:r>
              <w:rPr>
                <w:rStyle w:val="Sautdindex"/>
                <w:vanish w:val="false"/>
              </w:rPr>
              <w:tab/>
              <w:t>53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3">
            <w:r>
              <w:rPr>
                <w:webHidden/>
                <w:rStyle w:val="Sautdindex"/>
                <w:rFonts w:cs="Calibri Light" w:cstheme="majorHAnsi"/>
              </w:rPr>
              <w:t>3.9.2.12.</w:t>
            </w:r>
            <w:r>
              <w:rPr>
                <w:rStyle w:val="Sautdindex"/>
                <w:rFonts w:eastAsia="Arial" w:cs="Arial" w:cstheme="minorBidi" w:eastAsiaTheme="minorEastAsia"/>
                <w:sz w:val="22"/>
                <w:szCs w:val="22"/>
                <w:lang w:eastAsia="fr-FR" w:bidi="ar-SA"/>
              </w:rPr>
              <w:tab/>
            </w:r>
            <w:r>
              <w:rPr>
                <w:rStyle w:val="Sautdindex"/>
              </w:rPr>
              <w:t>Liste : com_type_acces</w:t>
            </w:r>
            <w:r>
              <w:rPr>
                <w:webHidden/>
              </w:rPr>
              <w:fldChar w:fldCharType="begin"/>
            </w:r>
            <w:r>
              <w:rPr>
                <w:webHidden/>
              </w:rPr>
              <w:instrText xml:space="preserve">PAGEREF _Toc183520133 \h</w:instrText>
            </w:r>
            <w:r>
              <w:rPr>
                <w:webHidden/>
              </w:rPr>
              <w:fldChar w:fldCharType="separate"/>
            </w:r>
            <w:r>
              <w:rPr>
                <w:rStyle w:val="Sautdindex"/>
                <w:vanish w:val="false"/>
              </w:rPr>
              <w:tab/>
              <w:t>54</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4">
            <w:r>
              <w:rPr>
                <w:webHidden/>
                <w:rStyle w:val="Sautdindex"/>
                <w:rFonts w:cs="Calibri Light" w:cstheme="majorHAnsi"/>
              </w:rPr>
              <w:t>3.9.2.13.</w:t>
            </w:r>
            <w:r>
              <w:rPr>
                <w:rStyle w:val="Sautdindex"/>
                <w:rFonts w:eastAsia="Arial" w:cs="Arial" w:cstheme="minorBidi" w:eastAsiaTheme="minorEastAsia"/>
                <w:sz w:val="22"/>
                <w:szCs w:val="22"/>
                <w:lang w:eastAsia="fr-FR" w:bidi="ar-SA"/>
              </w:rPr>
              <w:tab/>
            </w:r>
            <w:r>
              <w:rPr>
                <w:rStyle w:val="Sautdindex"/>
              </w:rPr>
              <w:t>Liste : com_type_affleurant</w:t>
            </w:r>
            <w:r>
              <w:rPr>
                <w:webHidden/>
              </w:rPr>
              <w:fldChar w:fldCharType="begin"/>
            </w:r>
            <w:r>
              <w:rPr>
                <w:webHidden/>
              </w:rPr>
              <w:instrText xml:space="preserve">PAGEREF _Toc183520134 \h</w:instrText>
            </w:r>
            <w:r>
              <w:rPr>
                <w:webHidden/>
              </w:rPr>
              <w:fldChar w:fldCharType="separate"/>
            </w:r>
            <w:r>
              <w:rPr>
                <w:rStyle w:val="Sautdindex"/>
                <w:vanish w:val="false"/>
              </w:rPr>
              <w:tab/>
              <w:t>54</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5">
            <w:r>
              <w:rPr>
                <w:webHidden/>
                <w:rStyle w:val="Sautdindex"/>
                <w:rFonts w:cs="Calibri Light" w:cstheme="majorHAnsi"/>
              </w:rPr>
              <w:t>3.9.2.14.</w:t>
            </w:r>
            <w:r>
              <w:rPr>
                <w:rStyle w:val="Sautdindex"/>
                <w:rFonts w:eastAsia="Arial" w:cs="Arial" w:cstheme="minorBidi" w:eastAsiaTheme="minorEastAsia"/>
                <w:sz w:val="22"/>
                <w:szCs w:val="22"/>
                <w:lang w:eastAsia="fr-FR" w:bidi="ar-SA"/>
              </w:rPr>
              <w:tab/>
            </w:r>
            <w:r>
              <w:rPr>
                <w:rStyle w:val="Sautdindex"/>
              </w:rPr>
              <w:t>Liste : com_type_perimetre</w:t>
            </w:r>
            <w:r>
              <w:rPr>
                <w:webHidden/>
              </w:rPr>
              <w:fldChar w:fldCharType="begin"/>
            </w:r>
            <w:r>
              <w:rPr>
                <w:webHidden/>
              </w:rPr>
              <w:instrText xml:space="preserve">PAGEREF _Toc183520135 \h</w:instrText>
            </w:r>
            <w:r>
              <w:rPr>
                <w:webHidden/>
              </w:rPr>
              <w:fldChar w:fldCharType="separate"/>
            </w:r>
            <w:r>
              <w:rPr>
                <w:rStyle w:val="Sautdindex"/>
                <w:vanish w:val="false"/>
              </w:rPr>
              <w:tab/>
              <w:t>55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6">
            <w:r>
              <w:rPr>
                <w:webHidden/>
                <w:rStyle w:val="Sautdindex"/>
                <w:rFonts w:cs="Calibri Light" w:cstheme="majorHAnsi"/>
              </w:rPr>
              <w:t>3.9.2.15.</w:t>
            </w:r>
            <w:r>
              <w:rPr>
                <w:rStyle w:val="Sautdindex"/>
                <w:rFonts w:eastAsia="Arial" w:cs="Arial" w:cstheme="minorBidi" w:eastAsiaTheme="minorEastAsia"/>
                <w:sz w:val="22"/>
                <w:szCs w:val="22"/>
                <w:lang w:eastAsia="fr-FR" w:bidi="ar-SA"/>
              </w:rPr>
              <w:tab/>
            </w:r>
            <w:r>
              <w:rPr>
                <w:rStyle w:val="Sautdindex"/>
              </w:rPr>
              <w:t>Liste : com_type_pluviometre</w:t>
            </w:r>
            <w:r>
              <w:rPr>
                <w:webHidden/>
              </w:rPr>
              <w:fldChar w:fldCharType="begin"/>
            </w:r>
            <w:r>
              <w:rPr>
                <w:webHidden/>
              </w:rPr>
              <w:instrText xml:space="preserve">PAGEREF _Toc183520136 \h</w:instrText>
            </w:r>
            <w:r>
              <w:rPr>
                <w:webHidden/>
              </w:rPr>
              <w:fldChar w:fldCharType="separate"/>
            </w:r>
            <w:r>
              <w:rPr>
                <w:rStyle w:val="Sautdindex"/>
                <w:vanish w:val="false"/>
              </w:rPr>
              <w:tab/>
              <w:t>55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7">
            <w:r>
              <w:rPr>
                <w:webHidden/>
                <w:rStyle w:val="Sautdindex"/>
                <w:rFonts w:cs="Calibri Light" w:cstheme="majorHAnsi"/>
              </w:rPr>
              <w:t>3.9.2.16.</w:t>
            </w:r>
            <w:r>
              <w:rPr>
                <w:rStyle w:val="Sautdindex"/>
                <w:rFonts w:eastAsia="Arial" w:cs="Arial" w:cstheme="minorBidi" w:eastAsiaTheme="minorEastAsia"/>
                <w:sz w:val="22"/>
                <w:szCs w:val="22"/>
                <w:lang w:eastAsia="fr-FR" w:bidi="ar-SA"/>
              </w:rPr>
              <w:tab/>
            </w:r>
            <w:r>
              <w:rPr>
                <w:rStyle w:val="Sautdindex"/>
              </w:rPr>
              <w:t>Liste : com_type_pose</w:t>
            </w:r>
            <w:r>
              <w:rPr>
                <w:webHidden/>
              </w:rPr>
              <w:fldChar w:fldCharType="begin"/>
            </w:r>
            <w:r>
              <w:rPr>
                <w:webHidden/>
              </w:rPr>
              <w:instrText xml:space="preserve">PAGEREF _Toc183520137 \h</w:instrText>
            </w:r>
            <w:r>
              <w:rPr>
                <w:webHidden/>
              </w:rPr>
              <w:fldChar w:fldCharType="separate"/>
            </w:r>
            <w:r>
              <w:rPr>
                <w:rStyle w:val="Sautdindex"/>
                <w:vanish w:val="false"/>
              </w:rPr>
              <w:tab/>
              <w:t>56</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8">
            <w:r>
              <w:rPr>
                <w:webHidden/>
                <w:rStyle w:val="Sautdindex"/>
                <w:rFonts w:cs="Calibri Light" w:cstheme="majorHAnsi"/>
              </w:rPr>
              <w:t>3.9.2.17.</w:t>
            </w:r>
            <w:r>
              <w:rPr>
                <w:rStyle w:val="Sautdindex"/>
                <w:rFonts w:eastAsia="Arial" w:cs="Arial" w:cstheme="minorBidi" w:eastAsiaTheme="minorEastAsia"/>
                <w:sz w:val="22"/>
                <w:szCs w:val="22"/>
                <w:lang w:eastAsia="fr-FR" w:bidi="ar-SA"/>
              </w:rPr>
              <w:tab/>
            </w:r>
            <w:r>
              <w:rPr>
                <w:rStyle w:val="Sautdindex"/>
              </w:rPr>
              <w:t>Liste : com_type_protection</w:t>
            </w:r>
            <w:r>
              <w:rPr>
                <w:webHidden/>
              </w:rPr>
              <w:fldChar w:fldCharType="begin"/>
            </w:r>
            <w:r>
              <w:rPr>
                <w:webHidden/>
              </w:rPr>
              <w:instrText xml:space="preserve">PAGEREF _Toc183520138 \h</w:instrText>
            </w:r>
            <w:r>
              <w:rPr>
                <w:webHidden/>
              </w:rPr>
              <w:fldChar w:fldCharType="separate"/>
            </w:r>
            <w:r>
              <w:rPr>
                <w:rStyle w:val="Sautdindex"/>
                <w:vanish w:val="false"/>
              </w:rPr>
              <w:tab/>
              <w:t>57</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39">
            <w:r>
              <w:rPr>
                <w:webHidden/>
                <w:rStyle w:val="Sautdindex"/>
                <w:rFonts w:cs="Calibri Light" w:cstheme="majorHAnsi"/>
              </w:rPr>
              <w:t>3.9.2.18.</w:t>
            </w:r>
            <w:r>
              <w:rPr>
                <w:rStyle w:val="Sautdindex"/>
                <w:rFonts w:eastAsia="Arial" w:cs="Arial" w:cstheme="minorBidi" w:eastAsiaTheme="minorEastAsia"/>
                <w:sz w:val="22"/>
                <w:szCs w:val="22"/>
                <w:lang w:eastAsia="fr-FR" w:bidi="ar-SA"/>
              </w:rPr>
              <w:tab/>
            </w:r>
            <w:r>
              <w:rPr>
                <w:rStyle w:val="Sautdindex"/>
              </w:rPr>
              <w:t>Liste : com_type_reseau</w:t>
            </w:r>
            <w:r>
              <w:rPr>
                <w:webHidden/>
              </w:rPr>
              <w:fldChar w:fldCharType="begin"/>
            </w:r>
            <w:r>
              <w:rPr>
                <w:webHidden/>
              </w:rPr>
              <w:instrText xml:space="preserve">PAGEREF _Toc183520139 \h</w:instrText>
            </w:r>
            <w:r>
              <w:rPr>
                <w:webHidden/>
              </w:rPr>
              <w:fldChar w:fldCharType="separate"/>
            </w:r>
            <w:r>
              <w:rPr>
                <w:rStyle w:val="Sautdindex"/>
                <w:vanish w:val="false"/>
              </w:rPr>
              <w:tab/>
              <w:t>57</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0">
            <w:r>
              <w:rPr>
                <w:webHidden/>
                <w:rStyle w:val="Sautdindex"/>
                <w:rFonts w:cs="Calibri Light" w:cstheme="majorHAnsi"/>
              </w:rPr>
              <w:t>3.9.2.19.</w:t>
            </w:r>
            <w:r>
              <w:rPr>
                <w:rStyle w:val="Sautdindex"/>
                <w:rFonts w:eastAsia="Arial" w:cs="Arial" w:cstheme="minorBidi" w:eastAsiaTheme="minorEastAsia"/>
                <w:sz w:val="22"/>
                <w:szCs w:val="22"/>
                <w:lang w:eastAsia="fr-FR" w:bidi="ar-SA"/>
              </w:rPr>
              <w:tab/>
            </w:r>
            <w:r>
              <w:rPr>
                <w:rStyle w:val="Sautdindex"/>
              </w:rPr>
              <w:t>Liste : com_type_usager</w:t>
            </w:r>
            <w:r>
              <w:rPr>
                <w:webHidden/>
              </w:rPr>
              <w:fldChar w:fldCharType="begin"/>
            </w:r>
            <w:r>
              <w:rPr>
                <w:webHidden/>
              </w:rPr>
              <w:instrText xml:space="preserve">PAGEREF _Toc183520140 \h</w:instrText>
            </w:r>
            <w:r>
              <w:rPr>
                <w:webHidden/>
              </w:rPr>
              <w:fldChar w:fldCharType="separate"/>
            </w:r>
            <w:r>
              <w:rPr>
                <w:rStyle w:val="Sautdindex"/>
                <w:vanish w:val="false"/>
              </w:rPr>
              <w:tab/>
              <w:t>58</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41">
            <w:r>
              <w:rPr>
                <w:webHidden/>
                <w:rStyle w:val="Sautdindex"/>
              </w:rPr>
              <w:t>3.10</w:t>
            </w:r>
            <w:r>
              <w:rPr>
                <w:rStyle w:val="Sautdindex"/>
                <w:rFonts w:eastAsia="Arial" w:cs="Arial" w:cstheme="minorBidi" w:eastAsiaTheme="minorEastAsia"/>
                <w:b w:val="false"/>
                <w:bCs w:val="false"/>
                <w:lang w:eastAsia="fr-FR" w:bidi="ar-SA"/>
              </w:rPr>
              <w:tab/>
            </w:r>
            <w:r>
              <w:rPr>
                <w:rStyle w:val="Sautdindex"/>
              </w:rPr>
              <w:t>Catalogue d’objets eau</w:t>
            </w:r>
            <w:r>
              <w:rPr>
                <w:webHidden/>
              </w:rPr>
              <w:fldChar w:fldCharType="begin"/>
            </w:r>
            <w:r>
              <w:rPr>
                <w:webHidden/>
              </w:rPr>
              <w:instrText xml:space="preserve">PAGEREF _Toc183520141 \h</w:instrText>
            </w:r>
            <w:r>
              <w:rPr>
                <w:webHidden/>
              </w:rPr>
              <w:fldChar w:fldCharType="separate"/>
            </w:r>
            <w:r>
              <w:rPr>
                <w:rStyle w:val="Sautdindex"/>
                <w:vanish w:val="false"/>
              </w:rPr>
              <w:tab/>
              <w:t>59</w:t>
            </w:r>
            <w:r>
              <w:rPr>
                <w:webHidden/>
              </w:rPr>
              <w:fldChar w:fldCharType="end"/>
            </w:r>
          </w:hyperlink>
        </w:p>
        <w:p>
          <w:pPr>
            <w:pStyle w:val="Tabledesmatiresniveau3"/>
            <w:tabs>
              <w:tab w:val="clear" w:pos="709"/>
              <w:tab w:val="left" w:pos="1440" w:leader="none"/>
              <w:tab w:val="right" w:pos="9629" w:leader="underscore"/>
            </w:tabs>
            <w:rPr>
              <w:rFonts w:eastAsia="Arial" w:cs="Arial" w:cstheme="minorBidi" w:eastAsiaTheme="minorEastAsia"/>
              <w:sz w:val="22"/>
              <w:szCs w:val="22"/>
              <w:lang w:eastAsia="fr-FR" w:bidi="ar-SA"/>
            </w:rPr>
          </w:pPr>
          <w:hyperlink w:anchor="_Toc183520142">
            <w:r>
              <w:rPr>
                <w:webHidden/>
                <w:rStyle w:val="Sautdindex"/>
              </w:rPr>
              <w:t>3.10.1</w:t>
            </w:r>
            <w:r>
              <w:rPr>
                <w:rStyle w:val="Sautdindex"/>
                <w:rFonts w:eastAsia="Arial" w:cs="Arial" w:cstheme="minorBidi" w:eastAsiaTheme="minorEastAsia"/>
                <w:sz w:val="22"/>
                <w:szCs w:val="22"/>
                <w:lang w:eastAsia="fr-FR" w:bidi="ar-SA"/>
              </w:rPr>
              <w:tab/>
            </w:r>
            <w:r>
              <w:rPr>
                <w:rStyle w:val="Sautdindex"/>
              </w:rPr>
              <w:t>Classe d’objets eau</w:t>
            </w:r>
            <w:r>
              <w:rPr>
                <w:webHidden/>
              </w:rPr>
              <w:fldChar w:fldCharType="begin"/>
            </w:r>
            <w:r>
              <w:rPr>
                <w:webHidden/>
              </w:rPr>
              <w:instrText xml:space="preserve">PAGEREF _Toc183520142 \h</w:instrText>
            </w:r>
            <w:r>
              <w:rPr>
                <w:webHidden/>
              </w:rPr>
              <w:fldChar w:fldCharType="separate"/>
            </w:r>
            <w:r>
              <w:rPr>
                <w:rStyle w:val="Sautdindex"/>
                <w:vanish w:val="false"/>
              </w:rPr>
              <w:tab/>
              <w:t>59</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3">
            <w:r>
              <w:rPr>
                <w:webHidden/>
                <w:rStyle w:val="Sautdindex"/>
                <w:rFonts w:cs="Calibri Light" w:cstheme="majorHAnsi"/>
              </w:rPr>
              <w:t>3.10.1.1.</w:t>
            </w:r>
            <w:r>
              <w:rPr>
                <w:rStyle w:val="Sautdindex"/>
                <w:rFonts w:eastAsia="Arial" w:cs="Arial" w:cstheme="minorBidi" w:eastAsiaTheme="minorEastAsia"/>
                <w:sz w:val="22"/>
                <w:szCs w:val="22"/>
                <w:lang w:eastAsia="fr-FR" w:bidi="ar-SA"/>
              </w:rPr>
              <w:tab/>
            </w:r>
            <w:r>
              <w:rPr>
                <w:rStyle w:val="Sautdindex"/>
              </w:rPr>
              <w:t>Élément : Affleurant AEP</w:t>
            </w:r>
            <w:r>
              <w:rPr>
                <w:webHidden/>
              </w:rPr>
              <w:fldChar w:fldCharType="begin"/>
            </w:r>
            <w:r>
              <w:rPr>
                <w:webHidden/>
              </w:rPr>
              <w:instrText xml:space="preserve">PAGEREF _Toc183520143 \h</w:instrText>
            </w:r>
            <w:r>
              <w:rPr>
                <w:webHidden/>
              </w:rPr>
              <w:fldChar w:fldCharType="separate"/>
            </w:r>
            <w:r>
              <w:rPr>
                <w:rStyle w:val="Sautdindex"/>
                <w:vanish w:val="false"/>
              </w:rPr>
              <w:tab/>
              <w:t>59</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4">
            <w:r>
              <w:rPr>
                <w:webHidden/>
                <w:rStyle w:val="Sautdindex"/>
                <w:rFonts w:cs="Calibri Light" w:cstheme="majorHAnsi"/>
              </w:rPr>
              <w:t>3.10.1.2.</w:t>
            </w:r>
            <w:r>
              <w:rPr>
                <w:rStyle w:val="Sautdindex"/>
                <w:rFonts w:eastAsia="Arial" w:cs="Arial" w:cstheme="minorBidi" w:eastAsiaTheme="minorEastAsia"/>
                <w:sz w:val="22"/>
                <w:szCs w:val="22"/>
                <w:lang w:eastAsia="fr-FR" w:bidi="ar-SA"/>
              </w:rPr>
              <w:tab/>
            </w:r>
            <w:r>
              <w:rPr>
                <w:rStyle w:val="Sautdindex"/>
              </w:rPr>
              <w:t>Élément : Appareillage AEP</w:t>
            </w:r>
            <w:r>
              <w:rPr>
                <w:webHidden/>
              </w:rPr>
              <w:fldChar w:fldCharType="begin"/>
            </w:r>
            <w:r>
              <w:rPr>
                <w:webHidden/>
              </w:rPr>
              <w:instrText xml:space="preserve">PAGEREF _Toc183520144 \h</w:instrText>
            </w:r>
            <w:r>
              <w:rPr>
                <w:webHidden/>
              </w:rPr>
              <w:fldChar w:fldCharType="separate"/>
            </w:r>
            <w:r>
              <w:rPr>
                <w:rStyle w:val="Sautdindex"/>
                <w:vanish w:val="false"/>
              </w:rPr>
              <w:tab/>
              <w:t>60</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5">
            <w:r>
              <w:rPr>
                <w:webHidden/>
                <w:rStyle w:val="Sautdindex"/>
                <w:rFonts w:cs="Calibri Light" w:cstheme="majorHAnsi"/>
              </w:rPr>
              <w:t>3.10.1.3.</w:t>
            </w:r>
            <w:r>
              <w:rPr>
                <w:rStyle w:val="Sautdindex"/>
                <w:rFonts w:eastAsia="Arial" w:cs="Arial" w:cstheme="minorBidi" w:eastAsiaTheme="minorEastAsia"/>
                <w:sz w:val="22"/>
                <w:szCs w:val="22"/>
                <w:lang w:eastAsia="fr-FR" w:bidi="ar-SA"/>
              </w:rPr>
              <w:tab/>
            </w:r>
            <w:r>
              <w:rPr>
                <w:rStyle w:val="Sautdindex"/>
              </w:rPr>
              <w:t>Élément : Canalisation branchement AEP</w:t>
            </w:r>
            <w:r>
              <w:rPr>
                <w:webHidden/>
              </w:rPr>
              <w:fldChar w:fldCharType="begin"/>
            </w:r>
            <w:r>
              <w:rPr>
                <w:webHidden/>
              </w:rPr>
              <w:instrText xml:space="preserve">PAGEREF _Toc183520145 \h</w:instrText>
            </w:r>
            <w:r>
              <w:rPr>
                <w:webHidden/>
              </w:rPr>
              <w:fldChar w:fldCharType="separate"/>
            </w:r>
            <w:r>
              <w:rPr>
                <w:rStyle w:val="Sautdindex"/>
                <w:vanish w:val="false"/>
              </w:rPr>
              <w:tab/>
              <w:t>61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6">
            <w:r>
              <w:rPr>
                <w:webHidden/>
                <w:rStyle w:val="Sautdindex"/>
                <w:rFonts w:cs="Calibri Light" w:cstheme="majorHAnsi"/>
              </w:rPr>
              <w:t>3.10.1.4.</w:t>
            </w:r>
            <w:r>
              <w:rPr>
                <w:rStyle w:val="Sautdindex"/>
                <w:rFonts w:eastAsia="Arial" w:cs="Arial" w:cstheme="minorBidi" w:eastAsiaTheme="minorEastAsia"/>
                <w:sz w:val="22"/>
                <w:szCs w:val="22"/>
                <w:lang w:eastAsia="fr-FR" w:bidi="ar-SA"/>
              </w:rPr>
              <w:tab/>
            </w:r>
            <w:r>
              <w:rPr>
                <w:rStyle w:val="Sautdindex"/>
              </w:rPr>
              <w:t>Élément : Canalisation réseau AEP</w:t>
            </w:r>
            <w:r>
              <w:rPr>
                <w:webHidden/>
              </w:rPr>
              <w:fldChar w:fldCharType="begin"/>
            </w:r>
            <w:r>
              <w:rPr>
                <w:webHidden/>
              </w:rPr>
              <w:instrText xml:space="preserve">PAGEREF _Toc183520146 \h</w:instrText>
            </w:r>
            <w:r>
              <w:rPr>
                <w:webHidden/>
              </w:rPr>
              <w:fldChar w:fldCharType="separate"/>
            </w:r>
            <w:r>
              <w:rPr>
                <w:rStyle w:val="Sautdindex"/>
                <w:vanish w:val="false"/>
              </w:rPr>
              <w:tab/>
              <w:t>62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7">
            <w:r>
              <w:rPr>
                <w:webHidden/>
                <w:rStyle w:val="Sautdindex"/>
                <w:rFonts w:cs="Calibri Light" w:cstheme="majorHAnsi"/>
              </w:rPr>
              <w:t>3.10.1.5.</w:t>
            </w:r>
            <w:r>
              <w:rPr>
                <w:rStyle w:val="Sautdindex"/>
                <w:rFonts w:eastAsia="Arial" w:cs="Arial" w:cstheme="minorBidi" w:eastAsiaTheme="minorEastAsia"/>
                <w:sz w:val="22"/>
                <w:szCs w:val="22"/>
                <w:lang w:eastAsia="fr-FR" w:bidi="ar-SA"/>
              </w:rPr>
              <w:tab/>
            </w:r>
            <w:r>
              <w:rPr>
                <w:rStyle w:val="Sautdindex"/>
              </w:rPr>
              <w:t>Élément : Captage AEP</w:t>
            </w:r>
            <w:r>
              <w:rPr>
                <w:webHidden/>
              </w:rPr>
              <w:fldChar w:fldCharType="begin"/>
            </w:r>
            <w:r>
              <w:rPr>
                <w:webHidden/>
              </w:rPr>
              <w:instrText xml:space="preserve">PAGEREF _Toc183520147 \h</w:instrText>
            </w:r>
            <w:r>
              <w:rPr>
                <w:webHidden/>
              </w:rPr>
              <w:fldChar w:fldCharType="separate"/>
            </w:r>
            <w:r>
              <w:rPr>
                <w:rStyle w:val="Sautdindex"/>
                <w:vanish w:val="false"/>
              </w:rPr>
              <w:tab/>
              <w:t>64</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8">
            <w:r>
              <w:rPr>
                <w:webHidden/>
                <w:rStyle w:val="Sautdindex"/>
                <w:rFonts w:cs="Calibri Light" w:cstheme="majorHAnsi"/>
              </w:rPr>
              <w:t>3.10.1.6.</w:t>
            </w:r>
            <w:r>
              <w:rPr>
                <w:rStyle w:val="Sautdindex"/>
                <w:rFonts w:eastAsia="Arial" w:cs="Arial" w:cstheme="minorBidi" w:eastAsiaTheme="minorEastAsia"/>
                <w:sz w:val="22"/>
                <w:szCs w:val="22"/>
                <w:lang w:eastAsia="fr-FR" w:bidi="ar-SA"/>
              </w:rPr>
              <w:tab/>
            </w:r>
            <w:r>
              <w:rPr>
                <w:rStyle w:val="Sautdindex"/>
              </w:rPr>
              <w:t>Élément : Génie civil AEP</w:t>
            </w:r>
            <w:r>
              <w:rPr>
                <w:webHidden/>
              </w:rPr>
              <w:fldChar w:fldCharType="begin"/>
            </w:r>
            <w:r>
              <w:rPr>
                <w:webHidden/>
              </w:rPr>
              <w:instrText xml:space="preserve">PAGEREF _Toc183520148 \h</w:instrText>
            </w:r>
            <w:r>
              <w:rPr>
                <w:webHidden/>
              </w:rPr>
              <w:fldChar w:fldCharType="separate"/>
            </w:r>
            <w:r>
              <w:rPr>
                <w:rStyle w:val="Sautdindex"/>
                <w:vanish w:val="false"/>
              </w:rPr>
              <w:tab/>
              <w:t>65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49">
            <w:r>
              <w:rPr>
                <w:webHidden/>
                <w:rStyle w:val="Sautdindex"/>
                <w:rFonts w:cs="Calibri Light" w:cstheme="majorHAnsi"/>
              </w:rPr>
              <w:t>3.10.1.7.</w:t>
            </w:r>
            <w:r>
              <w:rPr>
                <w:rStyle w:val="Sautdindex"/>
                <w:rFonts w:eastAsia="Arial" w:cs="Arial" w:cstheme="minorBidi" w:eastAsiaTheme="minorEastAsia"/>
                <w:sz w:val="22"/>
                <w:szCs w:val="22"/>
                <w:lang w:eastAsia="fr-FR" w:bidi="ar-SA"/>
              </w:rPr>
              <w:tab/>
            </w:r>
            <w:r>
              <w:rPr>
                <w:rStyle w:val="Sautdindex"/>
              </w:rPr>
              <w:t>Élément : Nœud branchement AEP</w:t>
            </w:r>
            <w:r>
              <w:rPr>
                <w:webHidden/>
              </w:rPr>
              <w:fldChar w:fldCharType="begin"/>
            </w:r>
            <w:r>
              <w:rPr>
                <w:webHidden/>
              </w:rPr>
              <w:instrText xml:space="preserve">PAGEREF _Toc183520149 \h</w:instrText>
            </w:r>
            <w:r>
              <w:rPr>
                <w:webHidden/>
              </w:rPr>
              <w:fldChar w:fldCharType="separate"/>
            </w:r>
            <w:r>
              <w:rPr>
                <w:rStyle w:val="Sautdindex"/>
                <w:vanish w:val="false"/>
              </w:rPr>
              <w:tab/>
              <w:t>66</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50">
            <w:r>
              <w:rPr>
                <w:webHidden/>
                <w:rStyle w:val="Sautdindex"/>
                <w:rFonts w:cs="Calibri Light" w:cstheme="majorHAnsi"/>
              </w:rPr>
              <w:t>3.10.1.8.</w:t>
            </w:r>
            <w:r>
              <w:rPr>
                <w:rStyle w:val="Sautdindex"/>
                <w:rFonts w:eastAsia="Arial" w:cs="Arial" w:cstheme="minorBidi" w:eastAsiaTheme="minorEastAsia"/>
                <w:sz w:val="22"/>
                <w:szCs w:val="22"/>
                <w:lang w:eastAsia="fr-FR" w:bidi="ar-SA"/>
              </w:rPr>
              <w:tab/>
            </w:r>
            <w:r>
              <w:rPr>
                <w:rStyle w:val="Sautdindex"/>
              </w:rPr>
              <w:t>Élément : Pièce branchement AEP</w:t>
            </w:r>
            <w:r>
              <w:rPr>
                <w:webHidden/>
              </w:rPr>
              <w:fldChar w:fldCharType="begin"/>
            </w:r>
            <w:r>
              <w:rPr>
                <w:webHidden/>
              </w:rPr>
              <w:instrText xml:space="preserve">PAGEREF _Toc183520150 \h</w:instrText>
            </w:r>
            <w:r>
              <w:rPr>
                <w:webHidden/>
              </w:rPr>
              <w:fldChar w:fldCharType="separate"/>
            </w:r>
            <w:r>
              <w:rPr>
                <w:rStyle w:val="Sautdindex"/>
                <w:vanish w:val="false"/>
              </w:rPr>
              <w:tab/>
              <w:t>67</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51">
            <w:r>
              <w:rPr>
                <w:webHidden/>
                <w:rStyle w:val="Sautdindex"/>
                <w:rFonts w:cs="Calibri Light" w:cstheme="majorHAnsi"/>
              </w:rPr>
              <w:t>3.10.1.9.</w:t>
            </w:r>
            <w:r>
              <w:rPr>
                <w:rStyle w:val="Sautdindex"/>
                <w:rFonts w:eastAsia="Arial" w:cs="Arial" w:cstheme="minorBidi" w:eastAsiaTheme="minorEastAsia"/>
                <w:sz w:val="22"/>
                <w:szCs w:val="22"/>
                <w:lang w:eastAsia="fr-FR" w:bidi="ar-SA"/>
              </w:rPr>
              <w:tab/>
            </w:r>
            <w:r>
              <w:rPr>
                <w:rStyle w:val="Sautdindex"/>
              </w:rPr>
              <w:t>Élément : Pièce réseau AEP (discriminante)</w:t>
            </w:r>
            <w:r>
              <w:rPr>
                <w:webHidden/>
              </w:rPr>
              <w:fldChar w:fldCharType="begin"/>
            </w:r>
            <w:r>
              <w:rPr>
                <w:webHidden/>
              </w:rPr>
              <w:instrText xml:space="preserve">PAGEREF _Toc183520151 \h</w:instrText>
            </w:r>
            <w:r>
              <w:rPr>
                <w:webHidden/>
              </w:rPr>
              <w:fldChar w:fldCharType="separate"/>
            </w:r>
            <w:r>
              <w:rPr>
                <w:rStyle w:val="Sautdindex"/>
                <w:vanish w:val="false"/>
              </w:rPr>
              <w:tab/>
              <w:t>67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2">
            <w:r>
              <w:rPr>
                <w:webHidden/>
                <w:rStyle w:val="Sautdindex"/>
                <w:rFonts w:cs="Calibri Light" w:cstheme="majorHAnsi"/>
              </w:rPr>
              <w:t>3.10.1.10.</w:t>
            </w:r>
            <w:r>
              <w:rPr>
                <w:rStyle w:val="Sautdindex"/>
                <w:rFonts w:eastAsia="Arial" w:cs="Arial" w:cstheme="minorBidi" w:eastAsiaTheme="minorEastAsia"/>
                <w:sz w:val="22"/>
                <w:szCs w:val="22"/>
                <w:lang w:eastAsia="fr-FR" w:bidi="ar-SA"/>
              </w:rPr>
              <w:tab/>
            </w:r>
            <w:r>
              <w:rPr>
                <w:rStyle w:val="Sautdindex"/>
              </w:rPr>
              <w:t>Élément : Pièce réseau AEP (non discriminante)</w:t>
            </w:r>
            <w:r>
              <w:rPr>
                <w:webHidden/>
              </w:rPr>
              <w:fldChar w:fldCharType="begin"/>
            </w:r>
            <w:r>
              <w:rPr>
                <w:webHidden/>
              </w:rPr>
              <w:instrText xml:space="preserve">PAGEREF _Toc183520152 \h</w:instrText>
            </w:r>
            <w:r>
              <w:rPr>
                <w:webHidden/>
              </w:rPr>
              <w:fldChar w:fldCharType="separate"/>
            </w:r>
            <w:r>
              <w:rPr>
                <w:rStyle w:val="Sautdindex"/>
                <w:vanish w:val="false"/>
              </w:rPr>
              <w:tab/>
              <w:t>68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3">
            <w:r>
              <w:rPr>
                <w:webHidden/>
                <w:rStyle w:val="Sautdindex"/>
                <w:rFonts w:cs="Calibri Light" w:cstheme="majorHAnsi"/>
              </w:rPr>
              <w:t>3.10.1.11.</w:t>
            </w:r>
            <w:r>
              <w:rPr>
                <w:rStyle w:val="Sautdindex"/>
                <w:rFonts w:eastAsia="Arial" w:cs="Arial" w:cstheme="minorBidi" w:eastAsiaTheme="minorEastAsia"/>
                <w:sz w:val="22"/>
                <w:szCs w:val="22"/>
                <w:lang w:eastAsia="fr-FR" w:bidi="ar-SA"/>
              </w:rPr>
              <w:tab/>
            </w:r>
            <w:r>
              <w:rPr>
                <w:rStyle w:val="Sautdindex"/>
              </w:rPr>
              <w:t>Élément : Point eau incendie</w:t>
            </w:r>
            <w:r>
              <w:rPr>
                <w:webHidden/>
              </w:rPr>
              <w:fldChar w:fldCharType="begin"/>
            </w:r>
            <w:r>
              <w:rPr>
                <w:webHidden/>
              </w:rPr>
              <w:instrText xml:space="preserve">PAGEREF _Toc183520153 \h</w:instrText>
            </w:r>
            <w:r>
              <w:rPr>
                <w:webHidden/>
              </w:rPr>
              <w:fldChar w:fldCharType="separate"/>
            </w:r>
            <w:r>
              <w:rPr>
                <w:rStyle w:val="Sautdindex"/>
                <w:vanish w:val="false"/>
              </w:rPr>
              <w:tab/>
              <w:t>69</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4">
            <w:r>
              <w:rPr>
                <w:webHidden/>
                <w:rStyle w:val="Sautdindex"/>
                <w:rFonts w:cs="Calibri Light" w:cstheme="majorHAnsi"/>
              </w:rPr>
              <w:t>3.10.1.12.</w:t>
            </w:r>
            <w:r>
              <w:rPr>
                <w:rStyle w:val="Sautdindex"/>
                <w:rFonts w:eastAsia="Arial" w:cs="Arial" w:cstheme="minorBidi" w:eastAsiaTheme="minorEastAsia"/>
                <w:sz w:val="22"/>
                <w:szCs w:val="22"/>
                <w:lang w:eastAsia="fr-FR" w:bidi="ar-SA"/>
              </w:rPr>
              <w:tab/>
            </w:r>
            <w:r>
              <w:rPr>
                <w:rStyle w:val="Sautdindex"/>
              </w:rPr>
              <w:t>Élément : Point livraison AEP</w:t>
            </w:r>
            <w:r>
              <w:rPr>
                <w:webHidden/>
              </w:rPr>
              <w:fldChar w:fldCharType="begin"/>
            </w:r>
            <w:r>
              <w:rPr>
                <w:webHidden/>
              </w:rPr>
              <w:instrText xml:space="preserve">PAGEREF _Toc183520154 \h</w:instrText>
            </w:r>
            <w:r>
              <w:rPr>
                <w:webHidden/>
              </w:rPr>
              <w:fldChar w:fldCharType="separate"/>
            </w:r>
            <w:r>
              <w:rPr>
                <w:rStyle w:val="Sautdindex"/>
                <w:vanish w:val="false"/>
              </w:rPr>
              <w:tab/>
              <w:t>70</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5">
            <w:r>
              <w:rPr>
                <w:webHidden/>
                <w:rStyle w:val="Sautdindex"/>
                <w:rFonts w:cs="Calibri Light" w:cstheme="majorHAnsi"/>
              </w:rPr>
              <w:t>3.10.1.13.</w:t>
            </w:r>
            <w:r>
              <w:rPr>
                <w:rStyle w:val="Sautdindex"/>
                <w:rFonts w:eastAsia="Arial" w:cs="Arial" w:cstheme="minorBidi" w:eastAsiaTheme="minorEastAsia"/>
                <w:sz w:val="22"/>
                <w:szCs w:val="22"/>
                <w:lang w:eastAsia="fr-FR" w:bidi="ar-SA"/>
              </w:rPr>
              <w:tab/>
            </w:r>
            <w:r>
              <w:rPr>
                <w:rStyle w:val="Sautdindex"/>
              </w:rPr>
              <w:t>Élément : Point mesure AEP</w:t>
            </w:r>
            <w:r>
              <w:rPr>
                <w:webHidden/>
              </w:rPr>
              <w:fldChar w:fldCharType="begin"/>
            </w:r>
            <w:r>
              <w:rPr>
                <w:webHidden/>
              </w:rPr>
              <w:instrText xml:space="preserve">PAGEREF _Toc183520155 \h</w:instrText>
            </w:r>
            <w:r>
              <w:rPr>
                <w:webHidden/>
              </w:rPr>
              <w:fldChar w:fldCharType="separate"/>
            </w:r>
            <w:r>
              <w:rPr>
                <w:rStyle w:val="Sautdindex"/>
                <w:vanish w:val="false"/>
              </w:rPr>
              <w:tab/>
              <w:t>71</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6">
            <w:r>
              <w:rPr>
                <w:webHidden/>
                <w:rStyle w:val="Sautdindex"/>
                <w:rFonts w:cs="Calibri Light" w:cstheme="majorHAnsi"/>
              </w:rPr>
              <w:t>3.10.1.14.</w:t>
            </w:r>
            <w:r>
              <w:rPr>
                <w:rStyle w:val="Sautdindex"/>
                <w:rFonts w:eastAsia="Arial" w:cs="Arial" w:cstheme="minorBidi" w:eastAsiaTheme="minorEastAsia"/>
                <w:sz w:val="22"/>
                <w:szCs w:val="22"/>
                <w:lang w:eastAsia="fr-FR" w:bidi="ar-SA"/>
              </w:rPr>
              <w:tab/>
            </w:r>
            <w:r>
              <w:rPr>
                <w:rStyle w:val="Sautdindex"/>
              </w:rPr>
              <w:t>Élément : Pompage AEP</w:t>
            </w:r>
            <w:r>
              <w:rPr>
                <w:webHidden/>
              </w:rPr>
              <w:fldChar w:fldCharType="begin"/>
            </w:r>
            <w:r>
              <w:rPr>
                <w:webHidden/>
              </w:rPr>
              <w:instrText xml:space="preserve">PAGEREF _Toc183520156 \h</w:instrText>
            </w:r>
            <w:r>
              <w:rPr>
                <w:webHidden/>
              </w:rPr>
              <w:fldChar w:fldCharType="separate"/>
            </w:r>
            <w:r>
              <w:rPr>
                <w:rStyle w:val="Sautdindex"/>
                <w:vanish w:val="false"/>
              </w:rPr>
              <w:tab/>
              <w:t>72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7">
            <w:r>
              <w:rPr>
                <w:webHidden/>
                <w:rStyle w:val="Sautdindex"/>
                <w:rFonts w:cs="Calibri Light" w:cstheme="majorHAnsi"/>
              </w:rPr>
              <w:t>3.10.1.15.</w:t>
            </w:r>
            <w:r>
              <w:rPr>
                <w:rStyle w:val="Sautdindex"/>
                <w:rFonts w:eastAsia="Arial" w:cs="Arial" w:cstheme="minorBidi" w:eastAsiaTheme="minorEastAsia"/>
                <w:sz w:val="22"/>
                <w:szCs w:val="22"/>
                <w:lang w:eastAsia="fr-FR" w:bidi="ar-SA"/>
              </w:rPr>
              <w:tab/>
            </w:r>
            <w:r>
              <w:rPr>
                <w:rStyle w:val="Sautdindex"/>
              </w:rPr>
              <w:t>Élément : Protection mécanique AEP</w:t>
            </w:r>
            <w:r>
              <w:rPr>
                <w:webHidden/>
              </w:rPr>
              <w:fldChar w:fldCharType="begin"/>
            </w:r>
            <w:r>
              <w:rPr>
                <w:webHidden/>
              </w:rPr>
              <w:instrText xml:space="preserve">PAGEREF _Toc183520157 \h</w:instrText>
            </w:r>
            <w:r>
              <w:rPr>
                <w:webHidden/>
              </w:rPr>
              <w:fldChar w:fldCharType="separate"/>
            </w:r>
            <w:r>
              <w:rPr>
                <w:rStyle w:val="Sautdindex"/>
                <w:vanish w:val="false"/>
              </w:rPr>
              <w:tab/>
              <w:t>73</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8">
            <w:r>
              <w:rPr>
                <w:webHidden/>
                <w:rStyle w:val="Sautdindex"/>
                <w:rFonts w:cs="Calibri Light" w:cstheme="majorHAnsi"/>
              </w:rPr>
              <w:t>3.10.1.16.</w:t>
            </w:r>
            <w:r>
              <w:rPr>
                <w:rStyle w:val="Sautdindex"/>
                <w:rFonts w:eastAsia="Arial" w:cs="Arial" w:cstheme="minorBidi" w:eastAsiaTheme="minorEastAsia"/>
                <w:sz w:val="22"/>
                <w:szCs w:val="22"/>
                <w:lang w:eastAsia="fr-FR" w:bidi="ar-SA"/>
              </w:rPr>
              <w:tab/>
            </w:r>
            <w:r>
              <w:rPr>
                <w:rStyle w:val="Sautdindex"/>
              </w:rPr>
              <w:t>Élément : Périmètre gestion AEP</w:t>
            </w:r>
            <w:r>
              <w:rPr>
                <w:webHidden/>
              </w:rPr>
              <w:fldChar w:fldCharType="begin"/>
            </w:r>
            <w:r>
              <w:rPr>
                <w:webHidden/>
              </w:rPr>
              <w:instrText xml:space="preserve">PAGEREF _Toc183520158 \h</w:instrText>
            </w:r>
            <w:r>
              <w:rPr>
                <w:webHidden/>
              </w:rPr>
              <w:fldChar w:fldCharType="separate"/>
            </w:r>
            <w:r>
              <w:rPr>
                <w:rStyle w:val="Sautdindex"/>
                <w:vanish w:val="false"/>
              </w:rPr>
              <w:tab/>
              <w:t>74</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59">
            <w:r>
              <w:rPr>
                <w:webHidden/>
                <w:rStyle w:val="Sautdindex"/>
                <w:rFonts w:cs="Calibri Light" w:cstheme="majorHAnsi"/>
              </w:rPr>
              <w:t>3.10.1.17.</w:t>
            </w:r>
            <w:r>
              <w:rPr>
                <w:rStyle w:val="Sautdindex"/>
                <w:rFonts w:eastAsia="Arial" w:cs="Arial" w:cstheme="minorBidi" w:eastAsiaTheme="minorEastAsia"/>
                <w:sz w:val="22"/>
                <w:szCs w:val="22"/>
                <w:lang w:eastAsia="fr-FR" w:bidi="ar-SA"/>
              </w:rPr>
              <w:tab/>
            </w:r>
            <w:r>
              <w:rPr>
                <w:rStyle w:val="Sautdindex"/>
              </w:rPr>
              <w:t>Élément : Raccordement AEP</w:t>
            </w:r>
            <w:r>
              <w:rPr>
                <w:webHidden/>
              </w:rPr>
              <w:fldChar w:fldCharType="begin"/>
            </w:r>
            <w:r>
              <w:rPr>
                <w:webHidden/>
              </w:rPr>
              <w:instrText xml:space="preserve">PAGEREF _Toc183520159 \h</w:instrText>
            </w:r>
            <w:r>
              <w:rPr>
                <w:webHidden/>
              </w:rPr>
              <w:fldChar w:fldCharType="separate"/>
            </w:r>
            <w:r>
              <w:rPr>
                <w:rStyle w:val="Sautdindex"/>
                <w:vanish w:val="false"/>
              </w:rPr>
              <w:tab/>
              <w:t>75</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60">
            <w:r>
              <w:rPr>
                <w:webHidden/>
                <w:rStyle w:val="Sautdindex"/>
                <w:rFonts w:cs="Calibri Light" w:cstheme="majorHAnsi"/>
              </w:rPr>
              <w:t>3.10.1.18.</w:t>
            </w:r>
            <w:r>
              <w:rPr>
                <w:rStyle w:val="Sautdindex"/>
                <w:rFonts w:eastAsia="Arial" w:cs="Arial" w:cstheme="minorBidi" w:eastAsiaTheme="minorEastAsia"/>
                <w:sz w:val="22"/>
                <w:szCs w:val="22"/>
                <w:lang w:eastAsia="fr-FR" w:bidi="ar-SA"/>
              </w:rPr>
              <w:tab/>
            </w:r>
            <w:r>
              <w:rPr>
                <w:rStyle w:val="Sautdindex"/>
              </w:rPr>
              <w:t>Élément : Réservoir AEP</w:t>
            </w:r>
            <w:r>
              <w:rPr>
                <w:webHidden/>
              </w:rPr>
              <w:fldChar w:fldCharType="begin"/>
            </w:r>
            <w:r>
              <w:rPr>
                <w:webHidden/>
              </w:rPr>
              <w:instrText xml:space="preserve">PAGEREF _Toc183520160 \h</w:instrText>
            </w:r>
            <w:r>
              <w:rPr>
                <w:webHidden/>
              </w:rPr>
              <w:fldChar w:fldCharType="separate"/>
            </w:r>
            <w:r>
              <w:rPr>
                <w:rStyle w:val="Sautdindex"/>
                <w:vanish w:val="false"/>
              </w:rPr>
              <w:tab/>
              <w:t>75</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61">
            <w:r>
              <w:rPr>
                <w:webHidden/>
                <w:rStyle w:val="Sautdindex"/>
                <w:rFonts w:cs="Calibri Light" w:cstheme="majorHAnsi"/>
              </w:rPr>
              <w:t>3.10.1.19.</w:t>
            </w:r>
            <w:r>
              <w:rPr>
                <w:rStyle w:val="Sautdindex"/>
                <w:rFonts w:eastAsia="Arial" w:cs="Arial" w:cstheme="minorBidi" w:eastAsiaTheme="minorEastAsia"/>
                <w:sz w:val="22"/>
                <w:szCs w:val="22"/>
                <w:lang w:eastAsia="fr-FR" w:bidi="ar-SA"/>
              </w:rPr>
              <w:tab/>
            </w:r>
            <w:r>
              <w:rPr>
                <w:rStyle w:val="Sautdindex"/>
              </w:rPr>
              <w:t>Élément : Régulation AEP</w:t>
            </w:r>
            <w:r>
              <w:rPr>
                <w:webHidden/>
              </w:rPr>
              <w:fldChar w:fldCharType="begin"/>
            </w:r>
            <w:r>
              <w:rPr>
                <w:webHidden/>
              </w:rPr>
              <w:instrText xml:space="preserve">PAGEREF _Toc183520161 \h</w:instrText>
            </w:r>
            <w:r>
              <w:rPr>
                <w:webHidden/>
              </w:rPr>
              <w:fldChar w:fldCharType="separate"/>
            </w:r>
            <w:r>
              <w:rPr>
                <w:rStyle w:val="Sautdindex"/>
                <w:vanish w:val="false"/>
              </w:rPr>
              <w:tab/>
              <w:t>77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62">
            <w:r>
              <w:rPr>
                <w:webHidden/>
                <w:rStyle w:val="Sautdindex"/>
                <w:rFonts w:cs="Calibri Light" w:cstheme="majorHAnsi"/>
              </w:rPr>
              <w:t>3.10.1.20.</w:t>
            </w:r>
            <w:r>
              <w:rPr>
                <w:rStyle w:val="Sautdindex"/>
                <w:rFonts w:eastAsia="Arial" w:cs="Arial" w:cstheme="minorBidi" w:eastAsiaTheme="minorEastAsia"/>
                <w:sz w:val="22"/>
                <w:szCs w:val="22"/>
                <w:lang w:eastAsia="fr-FR" w:bidi="ar-SA"/>
              </w:rPr>
              <w:tab/>
            </w:r>
            <w:r>
              <w:rPr>
                <w:rStyle w:val="Sautdindex"/>
              </w:rPr>
              <w:t>Élément : Station alerte AEP</w:t>
            </w:r>
            <w:r>
              <w:rPr>
                <w:webHidden/>
              </w:rPr>
              <w:fldChar w:fldCharType="begin"/>
            </w:r>
            <w:r>
              <w:rPr>
                <w:webHidden/>
              </w:rPr>
              <w:instrText xml:space="preserve">PAGEREF _Toc183520162 \h</w:instrText>
            </w:r>
            <w:r>
              <w:rPr>
                <w:webHidden/>
              </w:rPr>
              <w:fldChar w:fldCharType="separate"/>
            </w:r>
            <w:r>
              <w:rPr>
                <w:rStyle w:val="Sautdindex"/>
                <w:vanish w:val="false"/>
              </w:rPr>
              <w:tab/>
              <w:t>78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63">
            <w:r>
              <w:rPr>
                <w:webHidden/>
                <w:rStyle w:val="Sautdindex"/>
                <w:rFonts w:cs="Calibri Light" w:cstheme="majorHAnsi"/>
              </w:rPr>
              <w:t>3.10.1.21.</w:t>
            </w:r>
            <w:r>
              <w:rPr>
                <w:rStyle w:val="Sautdindex"/>
                <w:rFonts w:eastAsia="Arial" w:cs="Arial" w:cstheme="minorBidi" w:eastAsiaTheme="minorEastAsia"/>
                <w:sz w:val="22"/>
                <w:szCs w:val="22"/>
                <w:lang w:eastAsia="fr-FR" w:bidi="ar-SA"/>
              </w:rPr>
              <w:tab/>
            </w:r>
            <w:r>
              <w:rPr>
                <w:rStyle w:val="Sautdindex"/>
              </w:rPr>
              <w:t>Élément : Traitement AEP</w:t>
            </w:r>
            <w:r>
              <w:rPr>
                <w:webHidden/>
              </w:rPr>
              <w:fldChar w:fldCharType="begin"/>
            </w:r>
            <w:r>
              <w:rPr>
                <w:webHidden/>
              </w:rPr>
              <w:instrText xml:space="preserve">PAGEREF _Toc183520163 \h</w:instrText>
            </w:r>
            <w:r>
              <w:rPr>
                <w:webHidden/>
              </w:rPr>
              <w:fldChar w:fldCharType="separate"/>
            </w:r>
            <w:r>
              <w:rPr>
                <w:rStyle w:val="Sautdindex"/>
                <w:vanish w:val="false"/>
              </w:rPr>
              <w:tab/>
              <w:t>79</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64">
            <w:r>
              <w:rPr>
                <w:webHidden/>
                <w:rStyle w:val="Sautdindex"/>
                <w:rFonts w:cs="Calibri Light" w:cstheme="majorHAnsi"/>
              </w:rPr>
              <w:t>3.10.1.22.</w:t>
            </w:r>
            <w:r>
              <w:rPr>
                <w:rStyle w:val="Sautdindex"/>
                <w:rFonts w:eastAsia="Arial" w:cs="Arial" w:cstheme="minorBidi" w:eastAsiaTheme="minorEastAsia"/>
                <w:sz w:val="22"/>
                <w:szCs w:val="22"/>
                <w:lang w:eastAsia="fr-FR" w:bidi="ar-SA"/>
              </w:rPr>
              <w:tab/>
            </w:r>
            <w:r>
              <w:rPr>
                <w:rStyle w:val="Sautdindex"/>
              </w:rPr>
              <w:t>Élément : Vanne branchement AEP</w:t>
            </w:r>
            <w:r>
              <w:rPr>
                <w:webHidden/>
              </w:rPr>
              <w:fldChar w:fldCharType="begin"/>
            </w:r>
            <w:r>
              <w:rPr>
                <w:webHidden/>
              </w:rPr>
              <w:instrText xml:space="preserve">PAGEREF _Toc183520164 \h</w:instrText>
            </w:r>
            <w:r>
              <w:rPr>
                <w:webHidden/>
              </w:rPr>
              <w:fldChar w:fldCharType="separate"/>
            </w:r>
            <w:r>
              <w:rPr>
                <w:rStyle w:val="Sautdindex"/>
                <w:vanish w:val="false"/>
              </w:rPr>
              <w:tab/>
              <w:t>80</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65">
            <w:r>
              <w:rPr>
                <w:webHidden/>
                <w:rStyle w:val="Sautdindex"/>
                <w:rFonts w:cs="Calibri Light" w:cstheme="majorHAnsi"/>
              </w:rPr>
              <w:t>3.10.1.23.</w:t>
            </w:r>
            <w:r>
              <w:rPr>
                <w:rStyle w:val="Sautdindex"/>
                <w:rFonts w:eastAsia="Arial" w:cs="Arial" w:cstheme="minorBidi" w:eastAsiaTheme="minorEastAsia"/>
                <w:sz w:val="22"/>
                <w:szCs w:val="22"/>
                <w:lang w:eastAsia="fr-FR" w:bidi="ar-SA"/>
              </w:rPr>
              <w:tab/>
            </w:r>
            <w:r>
              <w:rPr>
                <w:rStyle w:val="Sautdindex"/>
              </w:rPr>
              <w:t>Élément : Vanne réseau AEP</w:t>
            </w:r>
            <w:r>
              <w:rPr>
                <w:webHidden/>
              </w:rPr>
              <w:fldChar w:fldCharType="begin"/>
            </w:r>
            <w:r>
              <w:rPr>
                <w:webHidden/>
              </w:rPr>
              <w:instrText xml:space="preserve">PAGEREF _Toc183520165 \h</w:instrText>
            </w:r>
            <w:r>
              <w:rPr>
                <w:webHidden/>
              </w:rPr>
              <w:fldChar w:fldCharType="separate"/>
            </w:r>
            <w:r>
              <w:rPr>
                <w:rStyle w:val="Sautdindex"/>
                <w:vanish w:val="false"/>
              </w:rPr>
              <w:tab/>
              <w:t>81</w:t>
            </w:r>
            <w:r>
              <w:rPr>
                <w:webHidden/>
              </w:rPr>
              <w:fldChar w:fldCharType="end"/>
            </w:r>
          </w:hyperlink>
        </w:p>
        <w:p>
          <w:pPr>
            <w:pStyle w:val="Tabledesmatiresniveau3"/>
            <w:tabs>
              <w:tab w:val="clear" w:pos="709"/>
              <w:tab w:val="left" w:pos="1440" w:leader="none"/>
              <w:tab w:val="right" w:pos="9629" w:leader="underscore"/>
            </w:tabs>
            <w:rPr>
              <w:rFonts w:eastAsia="Arial" w:cs="Arial" w:cstheme="minorBidi" w:eastAsiaTheme="minorEastAsia"/>
              <w:sz w:val="22"/>
              <w:szCs w:val="22"/>
              <w:lang w:eastAsia="fr-FR" w:bidi="ar-SA"/>
            </w:rPr>
          </w:pPr>
          <w:hyperlink w:anchor="_Toc183520166">
            <w:r>
              <w:rPr>
                <w:webHidden/>
                <w:rStyle w:val="Sautdindex"/>
              </w:rPr>
              <w:t>3.10.2</w:t>
            </w:r>
            <w:r>
              <w:rPr>
                <w:rStyle w:val="Sautdindex"/>
                <w:rFonts w:eastAsia="Arial" w:cs="Arial" w:cstheme="minorBidi" w:eastAsiaTheme="minorEastAsia"/>
                <w:sz w:val="22"/>
                <w:szCs w:val="22"/>
                <w:lang w:eastAsia="fr-FR" w:bidi="ar-SA"/>
              </w:rPr>
              <w:tab/>
            </w:r>
            <w:r>
              <w:rPr>
                <w:rStyle w:val="Sautdindex"/>
              </w:rPr>
              <w:t>Types énumérés eau</w:t>
            </w:r>
            <w:r>
              <w:rPr>
                <w:webHidden/>
              </w:rPr>
              <w:fldChar w:fldCharType="begin"/>
            </w:r>
            <w:r>
              <w:rPr>
                <w:webHidden/>
              </w:rPr>
              <w:instrText xml:space="preserve">PAGEREF _Toc183520166 \h</w:instrText>
            </w:r>
            <w:r>
              <w:rPr>
                <w:webHidden/>
              </w:rPr>
              <w:fldChar w:fldCharType="separate"/>
            </w:r>
            <w:r>
              <w:rPr>
                <w:rStyle w:val="Sautdindex"/>
                <w:vanish w:val="false"/>
              </w:rPr>
              <w:tab/>
              <w:t>82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67">
            <w:r>
              <w:rPr>
                <w:webHidden/>
                <w:rStyle w:val="Sautdindex"/>
                <w:rFonts w:cs="Calibri Light" w:cstheme="majorHAnsi"/>
              </w:rPr>
              <w:t>3.10.2.1.</w:t>
            </w:r>
            <w:r>
              <w:rPr>
                <w:rStyle w:val="Sautdindex"/>
                <w:rFonts w:eastAsia="Arial" w:cs="Arial" w:cstheme="minorBidi" w:eastAsiaTheme="minorEastAsia"/>
                <w:sz w:val="22"/>
                <w:szCs w:val="22"/>
                <w:lang w:eastAsia="fr-FR" w:bidi="ar-SA"/>
              </w:rPr>
              <w:tab/>
            </w:r>
            <w:r>
              <w:rPr>
                <w:rStyle w:val="Sautdindex"/>
              </w:rPr>
              <w:t>Liste : aep_contenu_canalisation</w:t>
            </w:r>
            <w:r>
              <w:rPr>
                <w:webHidden/>
              </w:rPr>
              <w:fldChar w:fldCharType="begin"/>
            </w:r>
            <w:r>
              <w:rPr>
                <w:webHidden/>
              </w:rPr>
              <w:instrText xml:space="preserve">PAGEREF _Toc183520167 \h</w:instrText>
            </w:r>
            <w:r>
              <w:rPr>
                <w:webHidden/>
              </w:rPr>
              <w:fldChar w:fldCharType="separate"/>
            </w:r>
            <w:r>
              <w:rPr>
                <w:rStyle w:val="Sautdindex"/>
                <w:vanish w:val="false"/>
              </w:rPr>
              <w:tab/>
              <w:t>82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68">
            <w:r>
              <w:rPr>
                <w:webHidden/>
                <w:rStyle w:val="Sautdindex"/>
                <w:rFonts w:cs="Calibri Light" w:cstheme="majorHAnsi"/>
              </w:rPr>
              <w:t>3.10.2.2.</w:t>
            </w:r>
            <w:r>
              <w:rPr>
                <w:rStyle w:val="Sautdindex"/>
                <w:rFonts w:eastAsia="Arial" w:cs="Arial" w:cstheme="minorBidi" w:eastAsiaTheme="minorEastAsia"/>
                <w:sz w:val="22"/>
                <w:szCs w:val="22"/>
                <w:lang w:eastAsia="fr-FR" w:bidi="ar-SA"/>
              </w:rPr>
              <w:tab/>
            </w:r>
            <w:r>
              <w:rPr>
                <w:rStyle w:val="Sautdindex"/>
              </w:rPr>
              <w:t>Liste : aep_etat_ouverture</w:t>
            </w:r>
            <w:r>
              <w:rPr>
                <w:webHidden/>
              </w:rPr>
              <w:fldChar w:fldCharType="begin"/>
            </w:r>
            <w:r>
              <w:rPr>
                <w:webHidden/>
              </w:rPr>
              <w:instrText xml:space="preserve">PAGEREF _Toc183520168 \h</w:instrText>
            </w:r>
            <w:r>
              <w:rPr>
                <w:webHidden/>
              </w:rPr>
              <w:fldChar w:fldCharType="separate"/>
            </w:r>
            <w:r>
              <w:rPr>
                <w:rStyle w:val="Sautdindex"/>
                <w:vanish w:val="false"/>
              </w:rPr>
              <w:tab/>
              <w:t>83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69">
            <w:r>
              <w:rPr>
                <w:webHidden/>
                <w:rStyle w:val="Sautdindex"/>
                <w:rFonts w:cs="Calibri Light" w:cstheme="majorHAnsi"/>
              </w:rPr>
              <w:t>3.10.2.3.</w:t>
            </w:r>
            <w:r>
              <w:rPr>
                <w:rStyle w:val="Sautdindex"/>
                <w:rFonts w:eastAsia="Arial" w:cs="Arial" w:cstheme="minorBidi" w:eastAsiaTheme="minorEastAsia"/>
                <w:sz w:val="22"/>
                <w:szCs w:val="22"/>
                <w:lang w:eastAsia="fr-FR" w:bidi="ar-SA"/>
              </w:rPr>
              <w:tab/>
            </w:r>
            <w:r>
              <w:rPr>
                <w:rStyle w:val="Sautdindex"/>
              </w:rPr>
              <w:t>Liste : aep_fonction_branchement</w:t>
            </w:r>
            <w:r>
              <w:rPr>
                <w:webHidden/>
              </w:rPr>
              <w:fldChar w:fldCharType="begin"/>
            </w:r>
            <w:r>
              <w:rPr>
                <w:webHidden/>
              </w:rPr>
              <w:instrText xml:space="preserve">PAGEREF _Toc183520169 \h</w:instrText>
            </w:r>
            <w:r>
              <w:rPr>
                <w:webHidden/>
              </w:rPr>
              <w:fldChar w:fldCharType="separate"/>
            </w:r>
            <w:r>
              <w:rPr>
                <w:rStyle w:val="Sautdindex"/>
                <w:vanish w:val="false"/>
              </w:rPr>
              <w:tab/>
              <w:t>83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70">
            <w:r>
              <w:rPr>
                <w:webHidden/>
                <w:rStyle w:val="Sautdindex"/>
                <w:rFonts w:cs="Calibri Light" w:cstheme="majorHAnsi"/>
              </w:rPr>
              <w:t>3.10.2.4.</w:t>
            </w:r>
            <w:r>
              <w:rPr>
                <w:rStyle w:val="Sautdindex"/>
                <w:rFonts w:eastAsia="Arial" w:cs="Arial" w:cstheme="minorBidi" w:eastAsiaTheme="minorEastAsia"/>
                <w:sz w:val="22"/>
                <w:szCs w:val="22"/>
                <w:lang w:eastAsia="fr-FR" w:bidi="ar-SA"/>
              </w:rPr>
              <w:tab/>
            </w:r>
            <w:r>
              <w:rPr>
                <w:rStyle w:val="Sautdindex"/>
              </w:rPr>
              <w:t>Liste : aep_fonction_canalisation</w:t>
            </w:r>
            <w:r>
              <w:rPr>
                <w:webHidden/>
              </w:rPr>
              <w:fldChar w:fldCharType="begin"/>
            </w:r>
            <w:r>
              <w:rPr>
                <w:webHidden/>
              </w:rPr>
              <w:instrText xml:space="preserve">PAGEREF _Toc183520170 \h</w:instrText>
            </w:r>
            <w:r>
              <w:rPr>
                <w:webHidden/>
              </w:rPr>
              <w:fldChar w:fldCharType="separate"/>
            </w:r>
            <w:r>
              <w:rPr>
                <w:rStyle w:val="Sautdindex"/>
                <w:vanish w:val="false"/>
              </w:rPr>
              <w:tab/>
              <w:t>84</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71">
            <w:r>
              <w:rPr>
                <w:webHidden/>
                <w:rStyle w:val="Sautdindex"/>
                <w:rFonts w:cs="Calibri Light" w:cstheme="majorHAnsi"/>
              </w:rPr>
              <w:t>3.10.2.5.</w:t>
            </w:r>
            <w:r>
              <w:rPr>
                <w:rStyle w:val="Sautdindex"/>
                <w:rFonts w:eastAsia="Arial" w:cs="Arial" w:cstheme="minorBidi" w:eastAsiaTheme="minorEastAsia"/>
                <w:sz w:val="22"/>
                <w:szCs w:val="22"/>
                <w:lang w:eastAsia="fr-FR" w:bidi="ar-SA"/>
              </w:rPr>
              <w:tab/>
            </w:r>
            <w:r>
              <w:rPr>
                <w:rStyle w:val="Sautdindex"/>
              </w:rPr>
              <w:t>Liste : aep_fonction_point_mesure</w:t>
            </w:r>
            <w:r>
              <w:rPr>
                <w:webHidden/>
              </w:rPr>
              <w:fldChar w:fldCharType="begin"/>
            </w:r>
            <w:r>
              <w:rPr>
                <w:webHidden/>
              </w:rPr>
              <w:instrText xml:space="preserve">PAGEREF _Toc183520171 \h</w:instrText>
            </w:r>
            <w:r>
              <w:rPr>
                <w:webHidden/>
              </w:rPr>
              <w:fldChar w:fldCharType="separate"/>
            </w:r>
            <w:r>
              <w:rPr>
                <w:rStyle w:val="Sautdindex"/>
                <w:vanish w:val="false"/>
              </w:rPr>
              <w:tab/>
              <w:t>84</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72">
            <w:r>
              <w:rPr>
                <w:webHidden/>
                <w:rStyle w:val="Sautdindex"/>
                <w:rFonts w:cs="Calibri Light" w:cstheme="majorHAnsi"/>
              </w:rPr>
              <w:t>3.10.2.6.</w:t>
            </w:r>
            <w:r>
              <w:rPr>
                <w:rStyle w:val="Sautdindex"/>
                <w:rFonts w:eastAsia="Arial" w:cs="Arial" w:cstheme="minorBidi" w:eastAsiaTheme="minorEastAsia"/>
                <w:sz w:val="22"/>
                <w:szCs w:val="22"/>
                <w:lang w:eastAsia="fr-FR" w:bidi="ar-SA"/>
              </w:rPr>
              <w:tab/>
            </w:r>
            <w:r>
              <w:rPr>
                <w:rStyle w:val="Sautdindex"/>
              </w:rPr>
              <w:t>Liste : aep_fonction_pompage</w:t>
            </w:r>
            <w:r>
              <w:rPr>
                <w:webHidden/>
              </w:rPr>
              <w:fldChar w:fldCharType="begin"/>
            </w:r>
            <w:r>
              <w:rPr>
                <w:webHidden/>
              </w:rPr>
              <w:instrText xml:space="preserve">PAGEREF _Toc183520172 \h</w:instrText>
            </w:r>
            <w:r>
              <w:rPr>
                <w:webHidden/>
              </w:rPr>
              <w:fldChar w:fldCharType="separate"/>
            </w:r>
            <w:r>
              <w:rPr>
                <w:rStyle w:val="Sautdindex"/>
                <w:vanish w:val="false"/>
              </w:rPr>
              <w:tab/>
              <w:t>85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73">
            <w:r>
              <w:rPr>
                <w:webHidden/>
                <w:rStyle w:val="Sautdindex"/>
                <w:rFonts w:cs="Calibri Light" w:cstheme="majorHAnsi"/>
              </w:rPr>
              <w:t>3.10.2.7.</w:t>
            </w:r>
            <w:r>
              <w:rPr>
                <w:rStyle w:val="Sautdindex"/>
                <w:rFonts w:eastAsia="Arial" w:cs="Arial" w:cstheme="minorBidi" w:eastAsiaTheme="minorEastAsia"/>
                <w:sz w:val="22"/>
                <w:szCs w:val="22"/>
                <w:lang w:eastAsia="fr-FR" w:bidi="ar-SA"/>
              </w:rPr>
              <w:tab/>
            </w:r>
            <w:r>
              <w:rPr>
                <w:rStyle w:val="Sautdindex"/>
              </w:rPr>
              <w:t>Liste : aep_fonction_traitement</w:t>
            </w:r>
            <w:r>
              <w:rPr>
                <w:webHidden/>
              </w:rPr>
              <w:fldChar w:fldCharType="begin"/>
            </w:r>
            <w:r>
              <w:rPr>
                <w:webHidden/>
              </w:rPr>
              <w:instrText xml:space="preserve">PAGEREF _Toc183520173 \h</w:instrText>
            </w:r>
            <w:r>
              <w:rPr>
                <w:webHidden/>
              </w:rPr>
              <w:fldChar w:fldCharType="separate"/>
            </w:r>
            <w:r>
              <w:rPr>
                <w:rStyle w:val="Sautdindex"/>
                <w:vanish w:val="false"/>
              </w:rPr>
              <w:tab/>
              <w:t>85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74">
            <w:r>
              <w:rPr>
                <w:webHidden/>
                <w:rStyle w:val="Sautdindex"/>
                <w:rFonts w:cs="Calibri Light" w:cstheme="majorHAnsi"/>
              </w:rPr>
              <w:t>3.10.2.8.</w:t>
            </w:r>
            <w:r>
              <w:rPr>
                <w:rStyle w:val="Sautdindex"/>
                <w:rFonts w:eastAsia="Arial" w:cs="Arial" w:cstheme="minorBidi" w:eastAsiaTheme="minorEastAsia"/>
                <w:sz w:val="22"/>
                <w:szCs w:val="22"/>
                <w:lang w:eastAsia="fr-FR" w:bidi="ar-SA"/>
              </w:rPr>
              <w:tab/>
            </w:r>
            <w:r>
              <w:rPr>
                <w:rStyle w:val="Sautdindex"/>
              </w:rPr>
              <w:t>Liste : aep_fonction_vanne</w:t>
            </w:r>
            <w:r>
              <w:rPr>
                <w:webHidden/>
              </w:rPr>
              <w:fldChar w:fldCharType="begin"/>
            </w:r>
            <w:r>
              <w:rPr>
                <w:webHidden/>
              </w:rPr>
              <w:instrText xml:space="preserve">PAGEREF _Toc183520174 \h</w:instrText>
            </w:r>
            <w:r>
              <w:rPr>
                <w:webHidden/>
              </w:rPr>
              <w:fldChar w:fldCharType="separate"/>
            </w:r>
            <w:r>
              <w:rPr>
                <w:rStyle w:val="Sautdindex"/>
                <w:vanish w:val="false"/>
              </w:rPr>
              <w:tab/>
              <w:t>86</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75">
            <w:r>
              <w:rPr>
                <w:webHidden/>
                <w:rStyle w:val="Sautdindex"/>
                <w:rFonts w:cs="Calibri Light" w:cstheme="majorHAnsi"/>
              </w:rPr>
              <w:t>3.10.2.9.</w:t>
            </w:r>
            <w:r>
              <w:rPr>
                <w:rStyle w:val="Sautdindex"/>
                <w:rFonts w:eastAsia="Arial" w:cs="Arial" w:cstheme="minorBidi" w:eastAsiaTheme="minorEastAsia"/>
                <w:sz w:val="22"/>
                <w:szCs w:val="22"/>
                <w:lang w:eastAsia="fr-FR" w:bidi="ar-SA"/>
              </w:rPr>
              <w:tab/>
            </w:r>
            <w:r>
              <w:rPr>
                <w:rStyle w:val="Sautdindex"/>
              </w:rPr>
              <w:t>Liste : aep_installation_pompage</w:t>
            </w:r>
            <w:r>
              <w:rPr>
                <w:webHidden/>
              </w:rPr>
              <w:fldChar w:fldCharType="begin"/>
            </w:r>
            <w:r>
              <w:rPr>
                <w:webHidden/>
              </w:rPr>
              <w:instrText xml:space="preserve">PAGEREF _Toc183520175 \h</w:instrText>
            </w:r>
            <w:r>
              <w:rPr>
                <w:webHidden/>
              </w:rPr>
              <w:fldChar w:fldCharType="separate"/>
            </w:r>
            <w:r>
              <w:rPr>
                <w:rStyle w:val="Sautdindex"/>
                <w:vanish w:val="false"/>
              </w:rPr>
              <w:tab/>
              <w:t>86</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76">
            <w:r>
              <w:rPr>
                <w:webHidden/>
                <w:rStyle w:val="Sautdindex"/>
                <w:rFonts w:cs="Calibri Light" w:cstheme="majorHAnsi"/>
              </w:rPr>
              <w:t>3.10.2.10.</w:t>
            </w:r>
            <w:r>
              <w:rPr>
                <w:rStyle w:val="Sautdindex"/>
                <w:rFonts w:eastAsia="Arial" w:cs="Arial" w:cstheme="minorBidi" w:eastAsiaTheme="minorEastAsia"/>
                <w:sz w:val="22"/>
                <w:szCs w:val="22"/>
                <w:lang w:eastAsia="fr-FR" w:bidi="ar-SA"/>
              </w:rPr>
              <w:tab/>
            </w:r>
            <w:r>
              <w:rPr>
                <w:rStyle w:val="Sautdindex"/>
              </w:rPr>
              <w:t>Liste : aep_sens_fermeture</w:t>
            </w:r>
            <w:r>
              <w:rPr>
                <w:webHidden/>
              </w:rPr>
              <w:fldChar w:fldCharType="begin"/>
            </w:r>
            <w:r>
              <w:rPr>
                <w:webHidden/>
              </w:rPr>
              <w:instrText xml:space="preserve">PAGEREF _Toc183520176 \h</w:instrText>
            </w:r>
            <w:r>
              <w:rPr>
                <w:webHidden/>
              </w:rPr>
              <w:fldChar w:fldCharType="separate"/>
            </w:r>
            <w:r>
              <w:rPr>
                <w:rStyle w:val="Sautdindex"/>
                <w:vanish w:val="false"/>
              </w:rPr>
              <w:tab/>
              <w:t>87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77">
            <w:r>
              <w:rPr>
                <w:webHidden/>
                <w:rStyle w:val="Sautdindex"/>
                <w:rFonts w:cs="Calibri Light" w:cstheme="majorHAnsi"/>
              </w:rPr>
              <w:t>3.10.2.11.</w:t>
            </w:r>
            <w:r>
              <w:rPr>
                <w:rStyle w:val="Sautdindex"/>
                <w:rFonts w:eastAsia="Arial" w:cs="Arial" w:cstheme="minorBidi" w:eastAsiaTheme="minorEastAsia"/>
                <w:sz w:val="22"/>
                <w:szCs w:val="22"/>
                <w:lang w:eastAsia="fr-FR" w:bidi="ar-SA"/>
              </w:rPr>
              <w:tab/>
            </w:r>
            <w:r>
              <w:rPr>
                <w:rStyle w:val="Sautdindex"/>
              </w:rPr>
              <w:t>Liste : aep_type_appareillage</w:t>
            </w:r>
            <w:r>
              <w:rPr>
                <w:webHidden/>
              </w:rPr>
              <w:fldChar w:fldCharType="begin"/>
            </w:r>
            <w:r>
              <w:rPr>
                <w:webHidden/>
              </w:rPr>
              <w:instrText xml:space="preserve">PAGEREF _Toc183520177 \h</w:instrText>
            </w:r>
            <w:r>
              <w:rPr>
                <w:webHidden/>
              </w:rPr>
              <w:fldChar w:fldCharType="separate"/>
            </w:r>
            <w:r>
              <w:rPr>
                <w:rStyle w:val="Sautdindex"/>
                <w:vanish w:val="false"/>
              </w:rPr>
              <w:tab/>
              <w:t>87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78">
            <w:r>
              <w:rPr>
                <w:webHidden/>
                <w:rStyle w:val="Sautdindex"/>
                <w:rFonts w:cs="Calibri Light" w:cstheme="majorHAnsi"/>
              </w:rPr>
              <w:t>3.10.2.12.</w:t>
            </w:r>
            <w:r>
              <w:rPr>
                <w:rStyle w:val="Sautdindex"/>
                <w:rFonts w:eastAsia="Arial" w:cs="Arial" w:cstheme="minorBidi" w:eastAsiaTheme="minorEastAsia"/>
                <w:sz w:val="22"/>
                <w:szCs w:val="22"/>
                <w:lang w:eastAsia="fr-FR" w:bidi="ar-SA"/>
              </w:rPr>
              <w:tab/>
            </w:r>
            <w:r>
              <w:rPr>
                <w:rStyle w:val="Sautdindex"/>
              </w:rPr>
              <w:t>Liste : aep_type_captage</w:t>
            </w:r>
            <w:r>
              <w:rPr>
                <w:webHidden/>
              </w:rPr>
              <w:fldChar w:fldCharType="begin"/>
            </w:r>
            <w:r>
              <w:rPr>
                <w:webHidden/>
              </w:rPr>
              <w:instrText xml:space="preserve">PAGEREF _Toc183520178 \h</w:instrText>
            </w:r>
            <w:r>
              <w:rPr>
                <w:webHidden/>
              </w:rPr>
              <w:fldChar w:fldCharType="separate"/>
            </w:r>
            <w:r>
              <w:rPr>
                <w:rStyle w:val="Sautdindex"/>
                <w:vanish w:val="false"/>
              </w:rPr>
              <w:tab/>
              <w:t>88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79">
            <w:r>
              <w:rPr>
                <w:webHidden/>
                <w:rStyle w:val="Sautdindex"/>
                <w:rFonts w:cs="Calibri Light" w:cstheme="majorHAnsi"/>
              </w:rPr>
              <w:t>3.10.2.13.</w:t>
            </w:r>
            <w:r>
              <w:rPr>
                <w:rStyle w:val="Sautdindex"/>
                <w:rFonts w:eastAsia="Arial" w:cs="Arial" w:cstheme="minorBidi" w:eastAsiaTheme="minorEastAsia"/>
                <w:sz w:val="22"/>
                <w:szCs w:val="22"/>
                <w:lang w:eastAsia="fr-FR" w:bidi="ar-SA"/>
              </w:rPr>
              <w:tab/>
            </w:r>
            <w:r>
              <w:rPr>
                <w:rStyle w:val="Sautdindex"/>
              </w:rPr>
              <w:t>Liste : aep_type_consigne</w:t>
            </w:r>
            <w:r>
              <w:rPr>
                <w:webHidden/>
              </w:rPr>
              <w:fldChar w:fldCharType="begin"/>
            </w:r>
            <w:r>
              <w:rPr>
                <w:webHidden/>
              </w:rPr>
              <w:instrText xml:space="preserve">PAGEREF _Toc183520179 \h</w:instrText>
            </w:r>
            <w:r>
              <w:rPr>
                <w:webHidden/>
              </w:rPr>
              <w:fldChar w:fldCharType="separate"/>
            </w:r>
            <w:r>
              <w:rPr>
                <w:rStyle w:val="Sautdindex"/>
                <w:vanish w:val="false"/>
              </w:rPr>
              <w:tab/>
              <w:t>88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0">
            <w:r>
              <w:rPr>
                <w:webHidden/>
                <w:rStyle w:val="Sautdindex"/>
                <w:rFonts w:cs="Calibri Light" w:cstheme="majorHAnsi"/>
              </w:rPr>
              <w:t>3.10.2.14.</w:t>
            </w:r>
            <w:r>
              <w:rPr>
                <w:rStyle w:val="Sautdindex"/>
                <w:rFonts w:eastAsia="Arial" w:cs="Arial" w:cstheme="minorBidi" w:eastAsiaTheme="minorEastAsia"/>
                <w:sz w:val="22"/>
                <w:szCs w:val="22"/>
                <w:lang w:eastAsia="fr-FR" w:bidi="ar-SA"/>
              </w:rPr>
              <w:tab/>
            </w:r>
            <w:r>
              <w:rPr>
                <w:rStyle w:val="Sautdindex"/>
              </w:rPr>
              <w:t>Liste : aep_type_desinfection</w:t>
            </w:r>
            <w:r>
              <w:rPr>
                <w:webHidden/>
              </w:rPr>
              <w:fldChar w:fldCharType="begin"/>
            </w:r>
            <w:r>
              <w:rPr>
                <w:webHidden/>
              </w:rPr>
              <w:instrText xml:space="preserve">PAGEREF _Toc183520180 \h</w:instrText>
            </w:r>
            <w:r>
              <w:rPr>
                <w:webHidden/>
              </w:rPr>
              <w:fldChar w:fldCharType="separate"/>
            </w:r>
            <w:r>
              <w:rPr>
                <w:rStyle w:val="Sautdindex"/>
                <w:vanish w:val="false"/>
              </w:rPr>
              <w:tab/>
              <w:t>88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1">
            <w:r>
              <w:rPr>
                <w:webHidden/>
                <w:rStyle w:val="Sautdindex"/>
                <w:rFonts w:cs="Calibri Light" w:cstheme="majorHAnsi"/>
              </w:rPr>
              <w:t>3.10.2.15.</w:t>
            </w:r>
            <w:r>
              <w:rPr>
                <w:rStyle w:val="Sautdindex"/>
                <w:rFonts w:eastAsia="Arial" w:cs="Arial" w:cstheme="minorBidi" w:eastAsiaTheme="minorEastAsia"/>
                <w:sz w:val="22"/>
                <w:szCs w:val="22"/>
                <w:lang w:eastAsia="fr-FR" w:bidi="ar-SA"/>
              </w:rPr>
              <w:tab/>
            </w:r>
            <w:r>
              <w:rPr>
                <w:rStyle w:val="Sautdindex"/>
              </w:rPr>
              <w:t>Liste : aep_type_piece</w:t>
            </w:r>
            <w:r>
              <w:rPr>
                <w:webHidden/>
              </w:rPr>
              <w:fldChar w:fldCharType="begin"/>
            </w:r>
            <w:r>
              <w:rPr>
                <w:webHidden/>
              </w:rPr>
              <w:instrText xml:space="preserve">PAGEREF _Toc183520181 \h</w:instrText>
            </w:r>
            <w:r>
              <w:rPr>
                <w:webHidden/>
              </w:rPr>
              <w:fldChar w:fldCharType="separate"/>
            </w:r>
            <w:r>
              <w:rPr>
                <w:rStyle w:val="Sautdindex"/>
                <w:vanish w:val="false"/>
              </w:rPr>
              <w:tab/>
              <w:t>89</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2">
            <w:r>
              <w:rPr>
                <w:webHidden/>
                <w:rStyle w:val="Sautdindex"/>
                <w:rFonts w:cs="Calibri Light" w:cstheme="majorHAnsi"/>
              </w:rPr>
              <w:t>3.10.2.16.</w:t>
            </w:r>
            <w:r>
              <w:rPr>
                <w:rStyle w:val="Sautdindex"/>
                <w:rFonts w:eastAsia="Arial" w:cs="Arial" w:cstheme="minorBidi" w:eastAsiaTheme="minorEastAsia"/>
                <w:sz w:val="22"/>
                <w:szCs w:val="22"/>
                <w:lang w:eastAsia="fr-FR" w:bidi="ar-SA"/>
              </w:rPr>
              <w:tab/>
            </w:r>
            <w:r>
              <w:rPr>
                <w:rStyle w:val="Sautdindex"/>
              </w:rPr>
              <w:t>Liste : aep_type_point_livraison</w:t>
            </w:r>
            <w:r>
              <w:rPr>
                <w:webHidden/>
              </w:rPr>
              <w:fldChar w:fldCharType="begin"/>
            </w:r>
            <w:r>
              <w:rPr>
                <w:webHidden/>
              </w:rPr>
              <w:instrText xml:space="preserve">PAGEREF _Toc183520182 \h</w:instrText>
            </w:r>
            <w:r>
              <w:rPr>
                <w:webHidden/>
              </w:rPr>
              <w:fldChar w:fldCharType="separate"/>
            </w:r>
            <w:r>
              <w:rPr>
                <w:rStyle w:val="Sautdindex"/>
                <w:vanish w:val="false"/>
              </w:rPr>
              <w:tab/>
              <w:t>90</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3">
            <w:r>
              <w:rPr>
                <w:webHidden/>
                <w:rStyle w:val="Sautdindex"/>
                <w:rFonts w:cs="Calibri Light" w:cstheme="majorHAnsi"/>
              </w:rPr>
              <w:t>3.10.2.17.</w:t>
            </w:r>
            <w:r>
              <w:rPr>
                <w:rStyle w:val="Sautdindex"/>
                <w:rFonts w:eastAsia="Arial" w:cs="Arial" w:cstheme="minorBidi" w:eastAsiaTheme="minorEastAsia"/>
                <w:sz w:val="22"/>
                <w:szCs w:val="22"/>
                <w:lang w:eastAsia="fr-FR" w:bidi="ar-SA"/>
              </w:rPr>
              <w:tab/>
            </w:r>
            <w:r>
              <w:rPr>
                <w:rStyle w:val="Sautdindex"/>
              </w:rPr>
              <w:t>Liste : aep_type_point_mesure</w:t>
            </w:r>
            <w:r>
              <w:rPr>
                <w:webHidden/>
              </w:rPr>
              <w:fldChar w:fldCharType="begin"/>
            </w:r>
            <w:r>
              <w:rPr>
                <w:webHidden/>
              </w:rPr>
              <w:instrText xml:space="preserve">PAGEREF _Toc183520183 \h</w:instrText>
            </w:r>
            <w:r>
              <w:rPr>
                <w:webHidden/>
              </w:rPr>
              <w:fldChar w:fldCharType="separate"/>
            </w:r>
            <w:r>
              <w:rPr>
                <w:rStyle w:val="Sautdindex"/>
                <w:vanish w:val="false"/>
              </w:rPr>
              <w:tab/>
              <w:t>91</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4">
            <w:r>
              <w:rPr>
                <w:webHidden/>
                <w:rStyle w:val="Sautdindex"/>
                <w:rFonts w:cs="Calibri Light" w:cstheme="majorHAnsi"/>
              </w:rPr>
              <w:t>3.10.2.18.</w:t>
            </w:r>
            <w:r>
              <w:rPr>
                <w:rStyle w:val="Sautdindex"/>
                <w:rFonts w:eastAsia="Arial" w:cs="Arial" w:cstheme="minorBidi" w:eastAsiaTheme="minorEastAsia"/>
                <w:sz w:val="22"/>
                <w:szCs w:val="22"/>
                <w:lang w:eastAsia="fr-FR" w:bidi="ar-SA"/>
              </w:rPr>
              <w:tab/>
            </w:r>
            <w:r>
              <w:rPr>
                <w:rStyle w:val="Sautdindex"/>
              </w:rPr>
              <w:t>Liste : aep_type_pression</w:t>
            </w:r>
            <w:r>
              <w:rPr>
                <w:webHidden/>
              </w:rPr>
              <w:fldChar w:fldCharType="begin"/>
            </w:r>
            <w:r>
              <w:rPr>
                <w:webHidden/>
              </w:rPr>
              <w:instrText xml:space="preserve">PAGEREF _Toc183520184 \h</w:instrText>
            </w:r>
            <w:r>
              <w:rPr>
                <w:webHidden/>
              </w:rPr>
              <w:fldChar w:fldCharType="separate"/>
            </w:r>
            <w:r>
              <w:rPr>
                <w:rStyle w:val="Sautdindex"/>
                <w:vanish w:val="false"/>
              </w:rPr>
              <w:tab/>
              <w:t>92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5">
            <w:r>
              <w:rPr>
                <w:webHidden/>
                <w:rStyle w:val="Sautdindex"/>
                <w:rFonts w:cs="Calibri Light" w:cstheme="majorHAnsi"/>
              </w:rPr>
              <w:t>3.10.2.19.</w:t>
            </w:r>
            <w:r>
              <w:rPr>
                <w:rStyle w:val="Sautdindex"/>
                <w:rFonts w:eastAsia="Arial" w:cs="Arial" w:cstheme="minorBidi" w:eastAsiaTheme="minorEastAsia"/>
                <w:sz w:val="22"/>
                <w:szCs w:val="22"/>
                <w:lang w:eastAsia="fr-FR" w:bidi="ar-SA"/>
              </w:rPr>
              <w:tab/>
            </w:r>
            <w:r>
              <w:rPr>
                <w:rStyle w:val="Sautdindex"/>
              </w:rPr>
              <w:t>Liste : aep_type_regulation</w:t>
            </w:r>
            <w:r>
              <w:rPr>
                <w:webHidden/>
              </w:rPr>
              <w:fldChar w:fldCharType="begin"/>
            </w:r>
            <w:r>
              <w:rPr>
                <w:webHidden/>
              </w:rPr>
              <w:instrText xml:space="preserve">PAGEREF _Toc183520185 \h</w:instrText>
            </w:r>
            <w:r>
              <w:rPr>
                <w:webHidden/>
              </w:rPr>
              <w:fldChar w:fldCharType="separate"/>
            </w:r>
            <w:r>
              <w:rPr>
                <w:rStyle w:val="Sautdindex"/>
                <w:vanish w:val="false"/>
              </w:rPr>
              <w:tab/>
              <w:t>92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6">
            <w:r>
              <w:rPr>
                <w:webHidden/>
                <w:rStyle w:val="Sautdindex"/>
                <w:rFonts w:cs="Calibri Light" w:cstheme="majorHAnsi"/>
              </w:rPr>
              <w:t>3.10.2.20.</w:t>
            </w:r>
            <w:r>
              <w:rPr>
                <w:rStyle w:val="Sautdindex"/>
                <w:rFonts w:eastAsia="Arial" w:cs="Arial" w:cstheme="minorBidi" w:eastAsiaTheme="minorEastAsia"/>
                <w:sz w:val="22"/>
                <w:szCs w:val="22"/>
                <w:lang w:eastAsia="fr-FR" w:bidi="ar-SA"/>
              </w:rPr>
              <w:tab/>
            </w:r>
            <w:r>
              <w:rPr>
                <w:rStyle w:val="Sautdindex"/>
              </w:rPr>
              <w:t>Liste : aep_type_reservoir</w:t>
            </w:r>
            <w:r>
              <w:rPr>
                <w:webHidden/>
              </w:rPr>
              <w:fldChar w:fldCharType="begin"/>
            </w:r>
            <w:r>
              <w:rPr>
                <w:webHidden/>
              </w:rPr>
              <w:instrText xml:space="preserve">PAGEREF _Toc183520186 \h</w:instrText>
            </w:r>
            <w:r>
              <w:rPr>
                <w:webHidden/>
              </w:rPr>
              <w:fldChar w:fldCharType="separate"/>
            </w:r>
            <w:r>
              <w:rPr>
                <w:rStyle w:val="Sautdindex"/>
                <w:vanish w:val="false"/>
              </w:rPr>
              <w:tab/>
              <w:t>92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7">
            <w:r>
              <w:rPr>
                <w:webHidden/>
                <w:rStyle w:val="Sautdindex"/>
                <w:rFonts w:cs="Calibri Light" w:cstheme="majorHAnsi"/>
              </w:rPr>
              <w:t>3.10.2.21.</w:t>
            </w:r>
            <w:r>
              <w:rPr>
                <w:rStyle w:val="Sautdindex"/>
                <w:rFonts w:eastAsia="Arial" w:cs="Arial" w:cstheme="minorBidi" w:eastAsiaTheme="minorEastAsia"/>
                <w:sz w:val="22"/>
                <w:szCs w:val="22"/>
                <w:lang w:eastAsia="fr-FR" w:bidi="ar-SA"/>
              </w:rPr>
              <w:tab/>
            </w:r>
            <w:r>
              <w:rPr>
                <w:rStyle w:val="Sautdindex"/>
              </w:rPr>
              <w:t>Liste : aep_type_ressource</w:t>
            </w:r>
            <w:r>
              <w:rPr>
                <w:webHidden/>
              </w:rPr>
              <w:fldChar w:fldCharType="begin"/>
            </w:r>
            <w:r>
              <w:rPr>
                <w:webHidden/>
              </w:rPr>
              <w:instrText xml:space="preserve">PAGEREF _Toc183520187 \h</w:instrText>
            </w:r>
            <w:r>
              <w:rPr>
                <w:webHidden/>
              </w:rPr>
              <w:fldChar w:fldCharType="separate"/>
            </w:r>
            <w:r>
              <w:rPr>
                <w:rStyle w:val="Sautdindex"/>
                <w:vanish w:val="false"/>
              </w:rPr>
              <w:tab/>
              <w:t>93</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188">
            <w:r>
              <w:rPr>
                <w:webHidden/>
                <w:rStyle w:val="Sautdindex"/>
                <w:rFonts w:cs="Calibri Light" w:cstheme="majorHAnsi"/>
              </w:rPr>
              <w:t>3.10.2.22.</w:t>
            </w:r>
            <w:r>
              <w:rPr>
                <w:rStyle w:val="Sautdindex"/>
                <w:rFonts w:eastAsia="Arial" w:cs="Arial" w:cstheme="minorBidi" w:eastAsiaTheme="minorEastAsia"/>
                <w:sz w:val="22"/>
                <w:szCs w:val="22"/>
                <w:lang w:eastAsia="fr-FR" w:bidi="ar-SA"/>
              </w:rPr>
              <w:tab/>
            </w:r>
            <w:r>
              <w:rPr>
                <w:rStyle w:val="Sautdindex"/>
              </w:rPr>
              <w:t>Liste : aep_type_vanne</w:t>
            </w:r>
            <w:r>
              <w:rPr>
                <w:webHidden/>
              </w:rPr>
              <w:fldChar w:fldCharType="begin"/>
            </w:r>
            <w:r>
              <w:rPr>
                <w:webHidden/>
              </w:rPr>
              <w:instrText xml:space="preserve">PAGEREF _Toc183520188 \h</w:instrText>
            </w:r>
            <w:r>
              <w:rPr>
                <w:webHidden/>
              </w:rPr>
              <w:fldChar w:fldCharType="separate"/>
            </w:r>
            <w:r>
              <w:rPr>
                <w:rStyle w:val="Sautdindex"/>
                <w:vanish w:val="false"/>
              </w:rPr>
              <w:tab/>
              <w:t>94</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189">
            <w:r>
              <w:rPr>
                <w:webHidden/>
                <w:rStyle w:val="Sautdindex"/>
              </w:rPr>
              <w:t>3.11</w:t>
            </w:r>
            <w:r>
              <w:rPr>
                <w:rStyle w:val="Sautdindex"/>
                <w:rFonts w:eastAsia="Arial" w:cs="Arial" w:cstheme="minorBidi" w:eastAsiaTheme="minorEastAsia"/>
                <w:b w:val="false"/>
                <w:bCs w:val="false"/>
                <w:lang w:eastAsia="fr-FR" w:bidi="ar-SA"/>
              </w:rPr>
              <w:tab/>
            </w:r>
            <w:r>
              <w:rPr>
                <w:rStyle w:val="Sautdindex"/>
              </w:rPr>
              <w:t>Catalogue d’objets assainissement</w:t>
            </w:r>
            <w:r>
              <w:rPr>
                <w:webHidden/>
              </w:rPr>
              <w:fldChar w:fldCharType="begin"/>
            </w:r>
            <w:r>
              <w:rPr>
                <w:webHidden/>
              </w:rPr>
              <w:instrText xml:space="preserve">PAGEREF _Toc183520189 \h</w:instrText>
            </w:r>
            <w:r>
              <w:rPr>
                <w:webHidden/>
              </w:rPr>
              <w:fldChar w:fldCharType="separate"/>
            </w:r>
            <w:r>
              <w:rPr>
                <w:rStyle w:val="Sautdindex"/>
                <w:vanish w:val="false"/>
              </w:rPr>
              <w:tab/>
              <w:t>95</w:t>
            </w:r>
            <w:r>
              <w:rPr>
                <w:webHidden/>
              </w:rPr>
              <w:fldChar w:fldCharType="end"/>
            </w:r>
          </w:hyperlink>
        </w:p>
        <w:p>
          <w:pPr>
            <w:pStyle w:val="Tabledesmatiresniveau3"/>
            <w:tabs>
              <w:tab w:val="clear" w:pos="709"/>
              <w:tab w:val="left" w:pos="1440" w:leader="none"/>
              <w:tab w:val="right" w:pos="9629" w:leader="underscore"/>
            </w:tabs>
            <w:rPr>
              <w:rFonts w:eastAsia="Arial" w:cs="Arial" w:cstheme="minorBidi" w:eastAsiaTheme="minorEastAsia"/>
              <w:sz w:val="22"/>
              <w:szCs w:val="22"/>
              <w:lang w:eastAsia="fr-FR" w:bidi="ar-SA"/>
            </w:rPr>
          </w:pPr>
          <w:hyperlink w:anchor="_Toc183520190">
            <w:r>
              <w:rPr>
                <w:webHidden/>
                <w:rStyle w:val="Sautdindex"/>
              </w:rPr>
              <w:t>3.11.1</w:t>
            </w:r>
            <w:r>
              <w:rPr>
                <w:rStyle w:val="Sautdindex"/>
                <w:rFonts w:eastAsia="Arial" w:cs="Arial" w:cstheme="minorBidi" w:eastAsiaTheme="minorEastAsia"/>
                <w:sz w:val="22"/>
                <w:szCs w:val="22"/>
                <w:lang w:eastAsia="fr-FR" w:bidi="ar-SA"/>
              </w:rPr>
              <w:tab/>
            </w:r>
            <w:r>
              <w:rPr>
                <w:rStyle w:val="Sautdindex"/>
              </w:rPr>
              <w:t>Classe d’objets assainissement</w:t>
            </w:r>
            <w:r>
              <w:rPr>
                <w:webHidden/>
              </w:rPr>
              <w:fldChar w:fldCharType="begin"/>
            </w:r>
            <w:r>
              <w:rPr>
                <w:webHidden/>
              </w:rPr>
              <w:instrText xml:space="preserve">PAGEREF _Toc183520190 \h</w:instrText>
            </w:r>
            <w:r>
              <w:rPr>
                <w:webHidden/>
              </w:rPr>
              <w:fldChar w:fldCharType="separate"/>
            </w:r>
            <w:r>
              <w:rPr>
                <w:rStyle w:val="Sautdindex"/>
                <w:vanish w:val="false"/>
              </w:rPr>
              <w:tab/>
              <w:t>95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1">
            <w:r>
              <w:rPr>
                <w:webHidden/>
                <w:rStyle w:val="Sautdindex"/>
                <w:rFonts w:cs="Calibri Light" w:cstheme="majorHAnsi"/>
              </w:rPr>
              <w:t>3.11.1.1.</w:t>
            </w:r>
            <w:r>
              <w:rPr>
                <w:rStyle w:val="Sautdindex"/>
                <w:rFonts w:eastAsia="Arial" w:cs="Arial" w:cstheme="minorBidi" w:eastAsiaTheme="minorEastAsia"/>
                <w:sz w:val="22"/>
                <w:szCs w:val="22"/>
                <w:lang w:eastAsia="fr-FR" w:bidi="ar-SA"/>
              </w:rPr>
              <w:tab/>
            </w:r>
            <w:r>
              <w:rPr>
                <w:rStyle w:val="Sautdindex"/>
              </w:rPr>
              <w:t>Élément : Affleurant ASS</w:t>
            </w:r>
            <w:r>
              <w:rPr>
                <w:webHidden/>
              </w:rPr>
              <w:fldChar w:fldCharType="begin"/>
            </w:r>
            <w:r>
              <w:rPr>
                <w:webHidden/>
              </w:rPr>
              <w:instrText xml:space="preserve">PAGEREF _Toc183520191 \h</w:instrText>
            </w:r>
            <w:r>
              <w:rPr>
                <w:webHidden/>
              </w:rPr>
              <w:fldChar w:fldCharType="separate"/>
            </w:r>
            <w:r>
              <w:rPr>
                <w:rStyle w:val="Sautdindex"/>
                <w:vanish w:val="false"/>
              </w:rPr>
              <w:tab/>
              <w:t>95</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2">
            <w:r>
              <w:rPr>
                <w:webHidden/>
                <w:rStyle w:val="Sautdindex"/>
                <w:rFonts w:cs="Calibri Light" w:cstheme="majorHAnsi"/>
              </w:rPr>
              <w:t>3.11.1.2.</w:t>
            </w:r>
            <w:r>
              <w:rPr>
                <w:rStyle w:val="Sautdindex"/>
                <w:rFonts w:eastAsia="Arial" w:cs="Arial" w:cstheme="minorBidi" w:eastAsiaTheme="minorEastAsia"/>
                <w:sz w:val="22"/>
                <w:szCs w:val="22"/>
                <w:lang w:eastAsia="fr-FR" w:bidi="ar-SA"/>
              </w:rPr>
              <w:tab/>
            </w:r>
            <w:r>
              <w:rPr>
                <w:rStyle w:val="Sautdindex"/>
              </w:rPr>
              <w:t>Élément : Bassin ASS</w:t>
            </w:r>
            <w:r>
              <w:rPr>
                <w:webHidden/>
              </w:rPr>
              <w:fldChar w:fldCharType="begin"/>
            </w:r>
            <w:r>
              <w:rPr>
                <w:webHidden/>
              </w:rPr>
              <w:instrText xml:space="preserve">PAGEREF _Toc183520192 \h</w:instrText>
            </w:r>
            <w:r>
              <w:rPr>
                <w:webHidden/>
              </w:rPr>
              <w:fldChar w:fldCharType="separate"/>
            </w:r>
            <w:r>
              <w:rPr>
                <w:rStyle w:val="Sautdindex"/>
                <w:vanish w:val="false"/>
              </w:rPr>
              <w:tab/>
              <w:t>96</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3">
            <w:r>
              <w:rPr>
                <w:webHidden/>
                <w:rStyle w:val="Sautdindex"/>
                <w:rFonts w:cs="Calibri Light" w:cstheme="majorHAnsi"/>
              </w:rPr>
              <w:t>3.11.1.3.</w:t>
            </w:r>
            <w:r>
              <w:rPr>
                <w:rStyle w:val="Sautdindex"/>
                <w:rFonts w:eastAsia="Arial" w:cs="Arial" w:cstheme="minorBidi" w:eastAsiaTheme="minorEastAsia"/>
                <w:sz w:val="22"/>
                <w:szCs w:val="22"/>
                <w:lang w:eastAsia="fr-FR" w:bidi="ar-SA"/>
              </w:rPr>
              <w:tab/>
            </w:r>
            <w:r>
              <w:rPr>
                <w:rStyle w:val="Sautdindex"/>
              </w:rPr>
              <w:t>Élément : Canalisation branchement ASS</w:t>
            </w:r>
            <w:r>
              <w:rPr>
                <w:webHidden/>
              </w:rPr>
              <w:fldChar w:fldCharType="begin"/>
            </w:r>
            <w:r>
              <w:rPr>
                <w:webHidden/>
              </w:rPr>
              <w:instrText xml:space="preserve">PAGEREF _Toc183520193 \h</w:instrText>
            </w:r>
            <w:r>
              <w:rPr>
                <w:webHidden/>
              </w:rPr>
              <w:fldChar w:fldCharType="separate"/>
            </w:r>
            <w:r>
              <w:rPr>
                <w:rStyle w:val="Sautdindex"/>
                <w:vanish w:val="false"/>
              </w:rPr>
              <w:tab/>
              <w:t>97</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4">
            <w:r>
              <w:rPr>
                <w:webHidden/>
                <w:rStyle w:val="Sautdindex"/>
                <w:rFonts w:cs="Calibri Light" w:cstheme="majorHAnsi"/>
              </w:rPr>
              <w:t>3.11.1.4.</w:t>
            </w:r>
            <w:r>
              <w:rPr>
                <w:rStyle w:val="Sautdindex"/>
                <w:rFonts w:eastAsia="Arial" w:cs="Arial" w:cstheme="minorBidi" w:eastAsiaTheme="minorEastAsia"/>
                <w:sz w:val="22"/>
                <w:szCs w:val="22"/>
                <w:lang w:eastAsia="fr-FR" w:bidi="ar-SA"/>
              </w:rPr>
              <w:tab/>
            </w:r>
            <w:r>
              <w:rPr>
                <w:rStyle w:val="Sautdindex"/>
              </w:rPr>
              <w:t>Élément : Canalisation réseau ASS</w:t>
            </w:r>
            <w:r>
              <w:rPr>
                <w:webHidden/>
              </w:rPr>
              <w:fldChar w:fldCharType="begin"/>
            </w:r>
            <w:r>
              <w:rPr>
                <w:webHidden/>
              </w:rPr>
              <w:instrText xml:space="preserve">PAGEREF _Toc183520194 \h</w:instrText>
            </w:r>
            <w:r>
              <w:rPr>
                <w:webHidden/>
              </w:rPr>
              <w:fldChar w:fldCharType="separate"/>
            </w:r>
            <w:r>
              <w:rPr>
                <w:rStyle w:val="Sautdindex"/>
                <w:vanish w:val="false"/>
              </w:rPr>
              <w:tab/>
              <w:t>98</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5">
            <w:r>
              <w:rPr>
                <w:webHidden/>
                <w:rStyle w:val="Sautdindex"/>
                <w:rFonts w:cs="Calibri Light" w:cstheme="majorHAnsi"/>
              </w:rPr>
              <w:t>3.11.1.5.</w:t>
            </w:r>
            <w:r>
              <w:rPr>
                <w:rStyle w:val="Sautdindex"/>
                <w:rFonts w:eastAsia="Arial" w:cs="Arial" w:cstheme="minorBidi" w:eastAsiaTheme="minorEastAsia"/>
                <w:sz w:val="22"/>
                <w:szCs w:val="22"/>
                <w:lang w:eastAsia="fr-FR" w:bidi="ar-SA"/>
              </w:rPr>
              <w:tab/>
            </w:r>
            <w:r>
              <w:rPr>
                <w:rStyle w:val="Sautdindex"/>
              </w:rPr>
              <w:t>Élément : Chambre dépollution ASS</w:t>
            </w:r>
            <w:r>
              <w:rPr>
                <w:webHidden/>
              </w:rPr>
              <w:fldChar w:fldCharType="begin"/>
            </w:r>
            <w:r>
              <w:rPr>
                <w:webHidden/>
              </w:rPr>
              <w:instrText xml:space="preserve">PAGEREF _Toc183520195 \h</w:instrText>
            </w:r>
            <w:r>
              <w:rPr>
                <w:webHidden/>
              </w:rPr>
              <w:fldChar w:fldCharType="separate"/>
            </w:r>
            <w:r>
              <w:rPr>
                <w:rStyle w:val="Sautdindex"/>
                <w:vanish w:val="false"/>
              </w:rPr>
              <w:tab/>
              <w:t>100</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6">
            <w:r>
              <w:rPr>
                <w:webHidden/>
                <w:rStyle w:val="Sautdindex"/>
                <w:rFonts w:cs="Calibri Light" w:cstheme="majorHAnsi"/>
              </w:rPr>
              <w:t>3.11.1.6.</w:t>
            </w:r>
            <w:r>
              <w:rPr>
                <w:rStyle w:val="Sautdindex"/>
                <w:rFonts w:eastAsia="Arial" w:cs="Arial" w:cstheme="minorBidi" w:eastAsiaTheme="minorEastAsia"/>
                <w:sz w:val="22"/>
                <w:szCs w:val="22"/>
                <w:lang w:eastAsia="fr-FR" w:bidi="ar-SA"/>
              </w:rPr>
              <w:tab/>
            </w:r>
            <w:r>
              <w:rPr>
                <w:rStyle w:val="Sautdindex"/>
              </w:rPr>
              <w:t>Élément : Engouffrement ASS (ligne)</w:t>
            </w:r>
            <w:r>
              <w:rPr>
                <w:webHidden/>
              </w:rPr>
              <w:fldChar w:fldCharType="begin"/>
            </w:r>
            <w:r>
              <w:rPr>
                <w:webHidden/>
              </w:rPr>
              <w:instrText xml:space="preserve">PAGEREF _Toc183520196 \h</w:instrText>
            </w:r>
            <w:r>
              <w:rPr>
                <w:webHidden/>
              </w:rPr>
              <w:fldChar w:fldCharType="separate"/>
            </w:r>
            <w:r>
              <w:rPr>
                <w:rStyle w:val="Sautdindex"/>
                <w:vanish w:val="false"/>
              </w:rPr>
              <w:tab/>
              <w:t>101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7">
            <w:r>
              <w:rPr>
                <w:webHidden/>
                <w:rStyle w:val="Sautdindex"/>
                <w:rFonts w:cs="Calibri Light" w:cstheme="majorHAnsi"/>
              </w:rPr>
              <w:t>3.11.1.7.</w:t>
            </w:r>
            <w:r>
              <w:rPr>
                <w:rStyle w:val="Sautdindex"/>
                <w:rFonts w:eastAsia="Arial" w:cs="Arial" w:cstheme="minorBidi" w:eastAsiaTheme="minorEastAsia"/>
                <w:sz w:val="22"/>
                <w:szCs w:val="22"/>
                <w:lang w:eastAsia="fr-FR" w:bidi="ar-SA"/>
              </w:rPr>
              <w:tab/>
            </w:r>
            <w:r>
              <w:rPr>
                <w:rStyle w:val="Sautdindex"/>
              </w:rPr>
              <w:t>Élément : Engouffrement ASS (point)</w:t>
            </w:r>
            <w:r>
              <w:rPr>
                <w:webHidden/>
              </w:rPr>
              <w:fldChar w:fldCharType="begin"/>
            </w:r>
            <w:r>
              <w:rPr>
                <w:webHidden/>
              </w:rPr>
              <w:instrText xml:space="preserve">PAGEREF _Toc183520197 \h</w:instrText>
            </w:r>
            <w:r>
              <w:rPr>
                <w:webHidden/>
              </w:rPr>
              <w:fldChar w:fldCharType="separate"/>
            </w:r>
            <w:r>
              <w:rPr>
                <w:rStyle w:val="Sautdindex"/>
                <w:vanish w:val="false"/>
              </w:rPr>
              <w:tab/>
              <w:t>102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8">
            <w:r>
              <w:rPr>
                <w:webHidden/>
                <w:rStyle w:val="Sautdindex"/>
                <w:rFonts w:cs="Calibri Light" w:cstheme="majorHAnsi"/>
              </w:rPr>
              <w:t>3.11.1.8.</w:t>
            </w:r>
            <w:r>
              <w:rPr>
                <w:rStyle w:val="Sautdindex"/>
                <w:rFonts w:eastAsia="Arial" w:cs="Arial" w:cstheme="minorBidi" w:eastAsiaTheme="minorEastAsia"/>
                <w:sz w:val="22"/>
                <w:szCs w:val="22"/>
                <w:lang w:eastAsia="fr-FR" w:bidi="ar-SA"/>
              </w:rPr>
              <w:tab/>
            </w:r>
            <w:r>
              <w:rPr>
                <w:rStyle w:val="Sautdindex"/>
              </w:rPr>
              <w:t>Élément : Engouffrement ASS (surface)</w:t>
            </w:r>
            <w:r>
              <w:rPr>
                <w:webHidden/>
              </w:rPr>
              <w:fldChar w:fldCharType="begin"/>
            </w:r>
            <w:r>
              <w:rPr>
                <w:webHidden/>
              </w:rPr>
              <w:instrText xml:space="preserve">PAGEREF _Toc183520198 \h</w:instrText>
            </w:r>
            <w:r>
              <w:rPr>
                <w:webHidden/>
              </w:rPr>
              <w:fldChar w:fldCharType="separate"/>
            </w:r>
            <w:r>
              <w:rPr>
                <w:rStyle w:val="Sautdindex"/>
                <w:vanish w:val="false"/>
              </w:rPr>
              <w:tab/>
              <w:t>103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199">
            <w:r>
              <w:rPr>
                <w:webHidden/>
                <w:rStyle w:val="Sautdindex"/>
                <w:rFonts w:cs="Calibri Light" w:cstheme="majorHAnsi"/>
              </w:rPr>
              <w:t>3.11.1.9.</w:t>
            </w:r>
            <w:r>
              <w:rPr>
                <w:rStyle w:val="Sautdindex"/>
                <w:rFonts w:eastAsia="Arial" w:cs="Arial" w:cstheme="minorBidi" w:eastAsiaTheme="minorEastAsia"/>
                <w:sz w:val="22"/>
                <w:szCs w:val="22"/>
                <w:lang w:eastAsia="fr-FR" w:bidi="ar-SA"/>
              </w:rPr>
              <w:tab/>
            </w:r>
            <w:r>
              <w:rPr>
                <w:rStyle w:val="Sautdindex"/>
              </w:rPr>
              <w:t>Élément : Equipement ASS</w:t>
            </w:r>
            <w:r>
              <w:rPr>
                <w:webHidden/>
              </w:rPr>
              <w:fldChar w:fldCharType="begin"/>
            </w:r>
            <w:r>
              <w:rPr>
                <w:webHidden/>
              </w:rPr>
              <w:instrText xml:space="preserve">PAGEREF _Toc183520199 \h</w:instrText>
            </w:r>
            <w:r>
              <w:rPr>
                <w:webHidden/>
              </w:rPr>
              <w:fldChar w:fldCharType="separate"/>
            </w:r>
            <w:r>
              <w:rPr>
                <w:rStyle w:val="Sautdindex"/>
                <w:vanish w:val="false"/>
              </w:rPr>
              <w:tab/>
              <w:t>104</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0">
            <w:r>
              <w:rPr>
                <w:webHidden/>
                <w:rStyle w:val="Sautdindex"/>
                <w:rFonts w:cs="Calibri Light" w:cstheme="majorHAnsi"/>
              </w:rPr>
              <w:t>3.11.1.10.</w:t>
            </w:r>
            <w:r>
              <w:rPr>
                <w:rStyle w:val="Sautdindex"/>
                <w:rFonts w:eastAsia="Arial" w:cs="Arial" w:cstheme="minorBidi" w:eastAsiaTheme="minorEastAsia"/>
                <w:sz w:val="22"/>
                <w:szCs w:val="22"/>
                <w:lang w:eastAsia="fr-FR" w:bidi="ar-SA"/>
              </w:rPr>
              <w:tab/>
            </w:r>
            <w:r>
              <w:rPr>
                <w:rStyle w:val="Sautdindex"/>
              </w:rPr>
              <w:t>Élément : Exutoire ASS</w:t>
            </w:r>
            <w:r>
              <w:rPr>
                <w:webHidden/>
              </w:rPr>
              <w:fldChar w:fldCharType="begin"/>
            </w:r>
            <w:r>
              <w:rPr>
                <w:webHidden/>
              </w:rPr>
              <w:instrText xml:space="preserve">PAGEREF _Toc183520200 \h</w:instrText>
            </w:r>
            <w:r>
              <w:rPr>
                <w:webHidden/>
              </w:rPr>
              <w:fldChar w:fldCharType="separate"/>
            </w:r>
            <w:r>
              <w:rPr>
                <w:rStyle w:val="Sautdindex"/>
                <w:vanish w:val="false"/>
              </w:rPr>
              <w:tab/>
              <w:t>105</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1">
            <w:r>
              <w:rPr>
                <w:webHidden/>
                <w:rStyle w:val="Sautdindex"/>
                <w:rFonts w:cs="Calibri Light" w:cstheme="majorHAnsi"/>
              </w:rPr>
              <w:t>3.11.1.11.</w:t>
            </w:r>
            <w:r>
              <w:rPr>
                <w:rStyle w:val="Sautdindex"/>
                <w:rFonts w:eastAsia="Arial" w:cs="Arial" w:cstheme="minorBidi" w:eastAsiaTheme="minorEastAsia"/>
                <w:sz w:val="22"/>
                <w:szCs w:val="22"/>
                <w:lang w:eastAsia="fr-FR" w:bidi="ar-SA"/>
              </w:rPr>
              <w:tab/>
            </w:r>
            <w:r>
              <w:rPr>
                <w:rStyle w:val="Sautdindex"/>
              </w:rPr>
              <w:t>Élément : Génie civil ASS</w:t>
            </w:r>
            <w:r>
              <w:rPr>
                <w:webHidden/>
              </w:rPr>
              <w:fldChar w:fldCharType="begin"/>
            </w:r>
            <w:r>
              <w:rPr>
                <w:webHidden/>
              </w:rPr>
              <w:instrText xml:space="preserve">PAGEREF _Toc183520201 \h</w:instrText>
            </w:r>
            <w:r>
              <w:rPr>
                <w:webHidden/>
              </w:rPr>
              <w:fldChar w:fldCharType="separate"/>
            </w:r>
            <w:r>
              <w:rPr>
                <w:rStyle w:val="Sautdindex"/>
                <w:vanish w:val="false"/>
              </w:rPr>
              <w:tab/>
              <w:t>106</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2">
            <w:r>
              <w:rPr>
                <w:webHidden/>
                <w:rStyle w:val="Sautdindex"/>
                <w:rFonts w:cs="Calibri Light" w:cstheme="majorHAnsi"/>
              </w:rPr>
              <w:t>3.11.1.12.</w:t>
            </w:r>
            <w:r>
              <w:rPr>
                <w:rStyle w:val="Sautdindex"/>
                <w:rFonts w:eastAsia="Arial" w:cs="Arial" w:cstheme="minorBidi" w:eastAsiaTheme="minorEastAsia"/>
                <w:sz w:val="22"/>
                <w:szCs w:val="22"/>
                <w:lang w:eastAsia="fr-FR" w:bidi="ar-SA"/>
              </w:rPr>
              <w:tab/>
            </w:r>
            <w:r>
              <w:rPr>
                <w:rStyle w:val="Sautdindex"/>
              </w:rPr>
              <w:t>Élément : Ouvrage spécial ASS (ligne)</w:t>
            </w:r>
            <w:r>
              <w:rPr>
                <w:webHidden/>
              </w:rPr>
              <w:fldChar w:fldCharType="begin"/>
            </w:r>
            <w:r>
              <w:rPr>
                <w:webHidden/>
              </w:rPr>
              <w:instrText xml:space="preserve">PAGEREF _Toc183520202 \h</w:instrText>
            </w:r>
            <w:r>
              <w:rPr>
                <w:webHidden/>
              </w:rPr>
              <w:fldChar w:fldCharType="separate"/>
            </w:r>
            <w:r>
              <w:rPr>
                <w:rStyle w:val="Sautdindex"/>
                <w:vanish w:val="false"/>
              </w:rPr>
              <w:tab/>
              <w:t>106</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3">
            <w:r>
              <w:rPr>
                <w:webHidden/>
                <w:rStyle w:val="Sautdindex"/>
                <w:rFonts w:cs="Calibri Light" w:cstheme="majorHAnsi"/>
              </w:rPr>
              <w:t>3.11.1.13.</w:t>
            </w:r>
            <w:r>
              <w:rPr>
                <w:rStyle w:val="Sautdindex"/>
                <w:rFonts w:eastAsia="Arial" w:cs="Arial" w:cstheme="minorBidi" w:eastAsiaTheme="minorEastAsia"/>
                <w:sz w:val="22"/>
                <w:szCs w:val="22"/>
                <w:lang w:eastAsia="fr-FR" w:bidi="ar-SA"/>
              </w:rPr>
              <w:tab/>
            </w:r>
            <w:r>
              <w:rPr>
                <w:rStyle w:val="Sautdindex"/>
              </w:rPr>
              <w:t>Élément : Ouvrage spécial ASS (point)</w:t>
            </w:r>
            <w:r>
              <w:rPr>
                <w:webHidden/>
              </w:rPr>
              <w:fldChar w:fldCharType="begin"/>
            </w:r>
            <w:r>
              <w:rPr>
                <w:webHidden/>
              </w:rPr>
              <w:instrText xml:space="preserve">PAGEREF _Toc183520203 \h</w:instrText>
            </w:r>
            <w:r>
              <w:rPr>
                <w:webHidden/>
              </w:rPr>
              <w:fldChar w:fldCharType="separate"/>
            </w:r>
            <w:r>
              <w:rPr>
                <w:rStyle w:val="Sautdindex"/>
                <w:vanish w:val="false"/>
              </w:rPr>
              <w:tab/>
              <w:t>107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4">
            <w:r>
              <w:rPr>
                <w:webHidden/>
                <w:rStyle w:val="Sautdindex"/>
                <w:rFonts w:cs="Calibri Light" w:cstheme="majorHAnsi"/>
              </w:rPr>
              <w:t>3.11.1.14.</w:t>
            </w:r>
            <w:r>
              <w:rPr>
                <w:rStyle w:val="Sautdindex"/>
                <w:rFonts w:eastAsia="Arial" w:cs="Arial" w:cstheme="minorBidi" w:eastAsiaTheme="minorEastAsia"/>
                <w:sz w:val="22"/>
                <w:szCs w:val="22"/>
                <w:lang w:eastAsia="fr-FR" w:bidi="ar-SA"/>
              </w:rPr>
              <w:tab/>
            </w:r>
            <w:r>
              <w:rPr>
                <w:rStyle w:val="Sautdindex"/>
              </w:rPr>
              <w:t>Élément : Ouvrage spécial ASS (surface)</w:t>
            </w:r>
            <w:r>
              <w:rPr>
                <w:webHidden/>
              </w:rPr>
              <w:fldChar w:fldCharType="begin"/>
            </w:r>
            <w:r>
              <w:rPr>
                <w:webHidden/>
              </w:rPr>
              <w:instrText xml:space="preserve">PAGEREF _Toc183520204 \h</w:instrText>
            </w:r>
            <w:r>
              <w:rPr>
                <w:webHidden/>
              </w:rPr>
              <w:fldChar w:fldCharType="separate"/>
            </w:r>
            <w:r>
              <w:rPr>
                <w:rStyle w:val="Sautdindex"/>
                <w:vanish w:val="false"/>
              </w:rPr>
              <w:tab/>
              <w:t>108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5">
            <w:r>
              <w:rPr>
                <w:webHidden/>
                <w:rStyle w:val="Sautdindex"/>
                <w:rFonts w:cs="Calibri Light" w:cstheme="majorHAnsi"/>
              </w:rPr>
              <w:t>3.11.1.15.</w:t>
            </w:r>
            <w:r>
              <w:rPr>
                <w:rStyle w:val="Sautdindex"/>
                <w:rFonts w:eastAsia="Arial" w:cs="Arial" w:cstheme="minorBidi" w:eastAsiaTheme="minorEastAsia"/>
                <w:sz w:val="22"/>
                <w:szCs w:val="22"/>
                <w:lang w:eastAsia="fr-FR" w:bidi="ar-SA"/>
              </w:rPr>
              <w:tab/>
            </w:r>
            <w:r>
              <w:rPr>
                <w:rStyle w:val="Sautdindex"/>
              </w:rPr>
              <w:t>Élément : Pièce réseau ASS (discriminante)</w:t>
            </w:r>
            <w:r>
              <w:rPr>
                <w:webHidden/>
              </w:rPr>
              <w:fldChar w:fldCharType="begin"/>
            </w:r>
            <w:r>
              <w:rPr>
                <w:webHidden/>
              </w:rPr>
              <w:instrText xml:space="preserve">PAGEREF _Toc183520205 \h</w:instrText>
            </w:r>
            <w:r>
              <w:rPr>
                <w:webHidden/>
              </w:rPr>
              <w:fldChar w:fldCharType="separate"/>
            </w:r>
            <w:r>
              <w:rPr>
                <w:rStyle w:val="Sautdindex"/>
                <w:vanish w:val="false"/>
              </w:rPr>
              <w:tab/>
              <w:t>109</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6">
            <w:r>
              <w:rPr>
                <w:webHidden/>
                <w:rStyle w:val="Sautdindex"/>
                <w:rFonts w:cs="Calibri Light" w:cstheme="majorHAnsi"/>
              </w:rPr>
              <w:t>3.11.1.16.</w:t>
            </w:r>
            <w:r>
              <w:rPr>
                <w:rStyle w:val="Sautdindex"/>
                <w:rFonts w:eastAsia="Arial" w:cs="Arial" w:cstheme="minorBidi" w:eastAsiaTheme="minorEastAsia"/>
                <w:sz w:val="22"/>
                <w:szCs w:val="22"/>
                <w:lang w:eastAsia="fr-FR" w:bidi="ar-SA"/>
              </w:rPr>
              <w:tab/>
            </w:r>
            <w:r>
              <w:rPr>
                <w:rStyle w:val="Sautdindex"/>
              </w:rPr>
              <w:t>Élément : Pièce réseau ASS (non discriminante)</w:t>
            </w:r>
            <w:r>
              <w:rPr>
                <w:webHidden/>
              </w:rPr>
              <w:fldChar w:fldCharType="begin"/>
            </w:r>
            <w:r>
              <w:rPr>
                <w:webHidden/>
              </w:rPr>
              <w:instrText xml:space="preserve">PAGEREF _Toc183520206 \h</w:instrText>
            </w:r>
            <w:r>
              <w:rPr>
                <w:webHidden/>
              </w:rPr>
              <w:fldChar w:fldCharType="separate"/>
            </w:r>
            <w:r>
              <w:rPr>
                <w:rStyle w:val="Sautdindex"/>
                <w:vanish w:val="false"/>
              </w:rPr>
              <w:tab/>
              <w:t>110</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7">
            <w:r>
              <w:rPr>
                <w:webHidden/>
                <w:rStyle w:val="Sautdindex"/>
                <w:rFonts w:cs="Calibri Light" w:cstheme="majorHAnsi"/>
              </w:rPr>
              <w:t>3.11.1.17.</w:t>
            </w:r>
            <w:r>
              <w:rPr>
                <w:rStyle w:val="Sautdindex"/>
                <w:rFonts w:eastAsia="Arial" w:cs="Arial" w:cstheme="minorBidi" w:eastAsiaTheme="minorEastAsia"/>
                <w:sz w:val="22"/>
                <w:szCs w:val="22"/>
                <w:lang w:eastAsia="fr-FR" w:bidi="ar-SA"/>
              </w:rPr>
              <w:tab/>
            </w:r>
            <w:r>
              <w:rPr>
                <w:rStyle w:val="Sautdindex"/>
              </w:rPr>
              <w:t>Élément : Point collecte ASS</w:t>
            </w:r>
            <w:r>
              <w:rPr>
                <w:webHidden/>
              </w:rPr>
              <w:fldChar w:fldCharType="begin"/>
            </w:r>
            <w:r>
              <w:rPr>
                <w:webHidden/>
              </w:rPr>
              <w:instrText xml:space="preserve">PAGEREF _Toc183520207 \h</w:instrText>
            </w:r>
            <w:r>
              <w:rPr>
                <w:webHidden/>
              </w:rPr>
              <w:fldChar w:fldCharType="separate"/>
            </w:r>
            <w:r>
              <w:rPr>
                <w:rStyle w:val="Sautdindex"/>
                <w:vanish w:val="false"/>
              </w:rPr>
              <w:tab/>
              <w:t>111</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8">
            <w:r>
              <w:rPr>
                <w:webHidden/>
                <w:rStyle w:val="Sautdindex"/>
                <w:rFonts w:cs="Calibri Light" w:cstheme="majorHAnsi"/>
              </w:rPr>
              <w:t>3.11.1.18.</w:t>
            </w:r>
            <w:r>
              <w:rPr>
                <w:rStyle w:val="Sautdindex"/>
                <w:rFonts w:eastAsia="Arial" w:cs="Arial" w:cstheme="minorBidi" w:eastAsiaTheme="minorEastAsia"/>
                <w:sz w:val="22"/>
                <w:szCs w:val="22"/>
                <w:lang w:eastAsia="fr-FR" w:bidi="ar-SA"/>
              </w:rPr>
              <w:tab/>
            </w:r>
            <w:r>
              <w:rPr>
                <w:rStyle w:val="Sautdindex"/>
              </w:rPr>
              <w:t>Élément : Point mesure ASS</w:t>
            </w:r>
            <w:r>
              <w:rPr>
                <w:webHidden/>
              </w:rPr>
              <w:fldChar w:fldCharType="begin"/>
            </w:r>
            <w:r>
              <w:rPr>
                <w:webHidden/>
              </w:rPr>
              <w:instrText xml:space="preserve">PAGEREF _Toc183520208 \h</w:instrText>
            </w:r>
            <w:r>
              <w:rPr>
                <w:webHidden/>
              </w:rPr>
              <w:fldChar w:fldCharType="separate"/>
            </w:r>
            <w:r>
              <w:rPr>
                <w:rStyle w:val="Sautdindex"/>
                <w:vanish w:val="false"/>
              </w:rPr>
              <w:tab/>
              <w:t>112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09">
            <w:r>
              <w:rPr>
                <w:webHidden/>
                <w:rStyle w:val="Sautdindex"/>
                <w:rFonts w:cs="Calibri Light" w:cstheme="majorHAnsi"/>
              </w:rPr>
              <w:t>3.11.1.19.</w:t>
            </w:r>
            <w:r>
              <w:rPr>
                <w:rStyle w:val="Sautdindex"/>
                <w:rFonts w:eastAsia="Arial" w:cs="Arial" w:cstheme="minorBidi" w:eastAsiaTheme="minorEastAsia"/>
                <w:sz w:val="22"/>
                <w:szCs w:val="22"/>
                <w:lang w:eastAsia="fr-FR" w:bidi="ar-SA"/>
              </w:rPr>
              <w:tab/>
            </w:r>
            <w:r>
              <w:rPr>
                <w:rStyle w:val="Sautdindex"/>
              </w:rPr>
              <w:t>Élément : Point prélèvement ASS</w:t>
            </w:r>
            <w:r>
              <w:rPr>
                <w:webHidden/>
              </w:rPr>
              <w:fldChar w:fldCharType="begin"/>
            </w:r>
            <w:r>
              <w:rPr>
                <w:webHidden/>
              </w:rPr>
              <w:instrText xml:space="preserve">PAGEREF _Toc183520209 \h</w:instrText>
            </w:r>
            <w:r>
              <w:rPr>
                <w:webHidden/>
              </w:rPr>
              <w:fldChar w:fldCharType="separate"/>
            </w:r>
            <w:r>
              <w:rPr>
                <w:rStyle w:val="Sautdindex"/>
                <w:vanish w:val="false"/>
              </w:rPr>
              <w:tab/>
              <w:t>113</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0">
            <w:r>
              <w:rPr>
                <w:webHidden/>
                <w:rStyle w:val="Sautdindex"/>
                <w:rFonts w:cs="Calibri Light" w:cstheme="majorHAnsi"/>
              </w:rPr>
              <w:t>3.11.1.20.</w:t>
            </w:r>
            <w:r>
              <w:rPr>
                <w:rStyle w:val="Sautdindex"/>
                <w:rFonts w:eastAsia="Arial" w:cs="Arial" w:cstheme="minorBidi" w:eastAsiaTheme="minorEastAsia"/>
                <w:sz w:val="22"/>
                <w:szCs w:val="22"/>
                <w:lang w:eastAsia="fr-FR" w:bidi="ar-SA"/>
              </w:rPr>
              <w:tab/>
            </w:r>
            <w:r>
              <w:rPr>
                <w:rStyle w:val="Sautdindex"/>
              </w:rPr>
              <w:t>Élément : Pompage ASS</w:t>
            </w:r>
            <w:r>
              <w:rPr>
                <w:webHidden/>
              </w:rPr>
              <w:fldChar w:fldCharType="begin"/>
            </w:r>
            <w:r>
              <w:rPr>
                <w:webHidden/>
              </w:rPr>
              <w:instrText xml:space="preserve">PAGEREF _Toc183520210 \h</w:instrText>
            </w:r>
            <w:r>
              <w:rPr>
                <w:webHidden/>
              </w:rPr>
              <w:fldChar w:fldCharType="separate"/>
            </w:r>
            <w:r>
              <w:rPr>
                <w:rStyle w:val="Sautdindex"/>
                <w:vanish w:val="false"/>
              </w:rPr>
              <w:tab/>
              <w:t>114</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1">
            <w:r>
              <w:rPr>
                <w:webHidden/>
                <w:rStyle w:val="Sautdindex"/>
                <w:rFonts w:cs="Calibri Light" w:cstheme="majorHAnsi"/>
              </w:rPr>
              <w:t>3.11.1.21.</w:t>
            </w:r>
            <w:r>
              <w:rPr>
                <w:rStyle w:val="Sautdindex"/>
                <w:rFonts w:eastAsia="Arial" w:cs="Arial" w:cstheme="minorBidi" w:eastAsiaTheme="minorEastAsia"/>
                <w:sz w:val="22"/>
                <w:szCs w:val="22"/>
                <w:lang w:eastAsia="fr-FR" w:bidi="ar-SA"/>
              </w:rPr>
              <w:tab/>
            </w:r>
            <w:r>
              <w:rPr>
                <w:rStyle w:val="Sautdindex"/>
              </w:rPr>
              <w:t>Élément : Protection mécanique ASS</w:t>
            </w:r>
            <w:r>
              <w:rPr>
                <w:webHidden/>
              </w:rPr>
              <w:fldChar w:fldCharType="begin"/>
            </w:r>
            <w:r>
              <w:rPr>
                <w:webHidden/>
              </w:rPr>
              <w:instrText xml:space="preserve">PAGEREF _Toc183520211 \h</w:instrText>
            </w:r>
            <w:r>
              <w:rPr>
                <w:webHidden/>
              </w:rPr>
              <w:fldChar w:fldCharType="separate"/>
            </w:r>
            <w:r>
              <w:rPr>
                <w:rStyle w:val="Sautdindex"/>
                <w:vanish w:val="false"/>
              </w:rPr>
              <w:tab/>
              <w:t>116</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2">
            <w:r>
              <w:rPr>
                <w:webHidden/>
                <w:rStyle w:val="Sautdindex"/>
                <w:rFonts w:cs="Calibri Light" w:cstheme="majorHAnsi"/>
              </w:rPr>
              <w:t>3.11.1.22.</w:t>
            </w:r>
            <w:r>
              <w:rPr>
                <w:rStyle w:val="Sautdindex"/>
                <w:rFonts w:eastAsia="Arial" w:cs="Arial" w:cstheme="minorBidi" w:eastAsiaTheme="minorEastAsia"/>
                <w:sz w:val="22"/>
                <w:szCs w:val="22"/>
                <w:lang w:eastAsia="fr-FR" w:bidi="ar-SA"/>
              </w:rPr>
              <w:tab/>
            </w:r>
            <w:r>
              <w:rPr>
                <w:rStyle w:val="Sautdindex"/>
              </w:rPr>
              <w:t>Élément : Prétraitement ASS</w:t>
            </w:r>
            <w:r>
              <w:rPr>
                <w:webHidden/>
              </w:rPr>
              <w:fldChar w:fldCharType="begin"/>
            </w:r>
            <w:r>
              <w:rPr>
                <w:webHidden/>
              </w:rPr>
              <w:instrText xml:space="preserve">PAGEREF _Toc183520212 \h</w:instrText>
            </w:r>
            <w:r>
              <w:rPr>
                <w:webHidden/>
              </w:rPr>
              <w:fldChar w:fldCharType="separate"/>
            </w:r>
            <w:r>
              <w:rPr>
                <w:rStyle w:val="Sautdindex"/>
                <w:vanish w:val="false"/>
              </w:rPr>
              <w:tab/>
              <w:t>116</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3">
            <w:r>
              <w:rPr>
                <w:webHidden/>
                <w:rStyle w:val="Sautdindex"/>
                <w:rFonts w:cs="Calibri Light" w:cstheme="majorHAnsi"/>
              </w:rPr>
              <w:t>3.11.1.23.</w:t>
            </w:r>
            <w:r>
              <w:rPr>
                <w:rStyle w:val="Sautdindex"/>
                <w:rFonts w:eastAsia="Arial" w:cs="Arial" w:cstheme="minorBidi" w:eastAsiaTheme="minorEastAsia"/>
                <w:sz w:val="22"/>
                <w:szCs w:val="22"/>
                <w:lang w:eastAsia="fr-FR" w:bidi="ar-SA"/>
              </w:rPr>
              <w:tab/>
            </w:r>
            <w:r>
              <w:rPr>
                <w:rStyle w:val="Sautdindex"/>
              </w:rPr>
              <w:t>Élément : Périmètre gestion ASS</w:t>
            </w:r>
            <w:r>
              <w:rPr>
                <w:webHidden/>
              </w:rPr>
              <w:fldChar w:fldCharType="begin"/>
            </w:r>
            <w:r>
              <w:rPr>
                <w:webHidden/>
              </w:rPr>
              <w:instrText xml:space="preserve">PAGEREF _Toc183520213 \h</w:instrText>
            </w:r>
            <w:r>
              <w:rPr>
                <w:webHidden/>
              </w:rPr>
              <w:fldChar w:fldCharType="separate"/>
            </w:r>
            <w:r>
              <w:rPr>
                <w:rStyle w:val="Sautdindex"/>
                <w:vanish w:val="false"/>
              </w:rPr>
              <w:tab/>
              <w:t>117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4">
            <w:r>
              <w:rPr>
                <w:webHidden/>
                <w:rStyle w:val="Sautdindex"/>
                <w:rFonts w:cs="Calibri Light" w:cstheme="majorHAnsi"/>
              </w:rPr>
              <w:t>3.11.1.24.</w:t>
            </w:r>
            <w:r>
              <w:rPr>
                <w:rStyle w:val="Sautdindex"/>
                <w:rFonts w:eastAsia="Arial" w:cs="Arial" w:cstheme="minorBidi" w:eastAsiaTheme="minorEastAsia"/>
                <w:sz w:val="22"/>
                <w:szCs w:val="22"/>
                <w:lang w:eastAsia="fr-FR" w:bidi="ar-SA"/>
              </w:rPr>
              <w:tab/>
            </w:r>
            <w:r>
              <w:rPr>
                <w:rStyle w:val="Sautdindex"/>
              </w:rPr>
              <w:t>Élément : Raccordement ASS</w:t>
            </w:r>
            <w:r>
              <w:rPr>
                <w:webHidden/>
              </w:rPr>
              <w:fldChar w:fldCharType="begin"/>
            </w:r>
            <w:r>
              <w:rPr>
                <w:webHidden/>
              </w:rPr>
              <w:instrText xml:space="preserve">PAGEREF _Toc183520214 \h</w:instrText>
            </w:r>
            <w:r>
              <w:rPr>
                <w:webHidden/>
              </w:rPr>
              <w:fldChar w:fldCharType="separate"/>
            </w:r>
            <w:r>
              <w:rPr>
                <w:rStyle w:val="Sautdindex"/>
                <w:vanish w:val="false"/>
              </w:rPr>
              <w:tab/>
              <w:t>118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5">
            <w:r>
              <w:rPr>
                <w:webHidden/>
                <w:rStyle w:val="Sautdindex"/>
                <w:rFonts w:cs="Calibri Light" w:cstheme="majorHAnsi"/>
              </w:rPr>
              <w:t>3.11.1.25.</w:t>
            </w:r>
            <w:r>
              <w:rPr>
                <w:rStyle w:val="Sautdindex"/>
                <w:rFonts w:eastAsia="Arial" w:cs="Arial" w:cstheme="minorBidi" w:eastAsiaTheme="minorEastAsia"/>
                <w:sz w:val="22"/>
                <w:szCs w:val="22"/>
                <w:lang w:eastAsia="fr-FR" w:bidi="ar-SA"/>
              </w:rPr>
              <w:tab/>
            </w:r>
            <w:r>
              <w:rPr>
                <w:rStyle w:val="Sautdindex"/>
              </w:rPr>
              <w:t>Élément : Regard ASS</w:t>
            </w:r>
            <w:r>
              <w:rPr>
                <w:webHidden/>
              </w:rPr>
              <w:fldChar w:fldCharType="begin"/>
            </w:r>
            <w:r>
              <w:rPr>
                <w:webHidden/>
              </w:rPr>
              <w:instrText xml:space="preserve">PAGEREF _Toc183520215 \h</w:instrText>
            </w:r>
            <w:r>
              <w:rPr>
                <w:webHidden/>
              </w:rPr>
              <w:fldChar w:fldCharType="separate"/>
            </w:r>
            <w:r>
              <w:rPr>
                <w:rStyle w:val="Sautdindex"/>
                <w:vanish w:val="false"/>
              </w:rPr>
              <w:tab/>
              <w:t>119</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6">
            <w:r>
              <w:rPr>
                <w:webHidden/>
                <w:rStyle w:val="Sautdindex"/>
                <w:rFonts w:cs="Calibri Light" w:cstheme="majorHAnsi"/>
              </w:rPr>
              <w:t>3.11.1.26.</w:t>
            </w:r>
            <w:r>
              <w:rPr>
                <w:rStyle w:val="Sautdindex"/>
                <w:rFonts w:eastAsia="Arial" w:cs="Arial" w:cstheme="minorBidi" w:eastAsiaTheme="minorEastAsia"/>
                <w:sz w:val="22"/>
                <w:szCs w:val="22"/>
                <w:lang w:eastAsia="fr-FR" w:bidi="ar-SA"/>
              </w:rPr>
              <w:tab/>
            </w:r>
            <w:r>
              <w:rPr>
                <w:rStyle w:val="Sautdindex"/>
              </w:rPr>
              <w:t>Élément : Technique alternative EPL (ligne)</w:t>
            </w:r>
            <w:r>
              <w:rPr>
                <w:webHidden/>
              </w:rPr>
              <w:fldChar w:fldCharType="begin"/>
            </w:r>
            <w:r>
              <w:rPr>
                <w:webHidden/>
              </w:rPr>
              <w:instrText xml:space="preserve">PAGEREF _Toc183520216 \h</w:instrText>
            </w:r>
            <w:r>
              <w:rPr>
                <w:webHidden/>
              </w:rPr>
              <w:fldChar w:fldCharType="separate"/>
            </w:r>
            <w:r>
              <w:rPr>
                <w:rStyle w:val="Sautdindex"/>
                <w:vanish w:val="false"/>
              </w:rPr>
              <w:tab/>
              <w:t>120</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7">
            <w:r>
              <w:rPr>
                <w:webHidden/>
                <w:rStyle w:val="Sautdindex"/>
                <w:rFonts w:cs="Calibri Light" w:cstheme="majorHAnsi"/>
              </w:rPr>
              <w:t>3.11.1.27.</w:t>
            </w:r>
            <w:r>
              <w:rPr>
                <w:rStyle w:val="Sautdindex"/>
                <w:rFonts w:eastAsia="Arial" w:cs="Arial" w:cstheme="minorBidi" w:eastAsiaTheme="minorEastAsia"/>
                <w:sz w:val="22"/>
                <w:szCs w:val="22"/>
                <w:lang w:eastAsia="fr-FR" w:bidi="ar-SA"/>
              </w:rPr>
              <w:tab/>
            </w:r>
            <w:r>
              <w:rPr>
                <w:rStyle w:val="Sautdindex"/>
              </w:rPr>
              <w:t>Élément : Technique alternative EPL ASS (point)</w:t>
            </w:r>
            <w:r>
              <w:rPr>
                <w:webHidden/>
              </w:rPr>
              <w:fldChar w:fldCharType="begin"/>
            </w:r>
            <w:r>
              <w:rPr>
                <w:webHidden/>
              </w:rPr>
              <w:instrText xml:space="preserve">PAGEREF _Toc183520217 \h</w:instrText>
            </w:r>
            <w:r>
              <w:rPr>
                <w:webHidden/>
              </w:rPr>
              <w:fldChar w:fldCharType="separate"/>
            </w:r>
            <w:r>
              <w:rPr>
                <w:rStyle w:val="Sautdindex"/>
                <w:vanish w:val="false"/>
              </w:rPr>
              <w:tab/>
              <w:t>122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8">
            <w:r>
              <w:rPr>
                <w:webHidden/>
                <w:rStyle w:val="Sautdindex"/>
                <w:rFonts w:cs="Calibri Light" w:cstheme="majorHAnsi"/>
              </w:rPr>
              <w:t>3.11.1.28.</w:t>
            </w:r>
            <w:r>
              <w:rPr>
                <w:rStyle w:val="Sautdindex"/>
                <w:rFonts w:eastAsia="Arial" w:cs="Arial" w:cstheme="minorBidi" w:eastAsiaTheme="minorEastAsia"/>
                <w:sz w:val="22"/>
                <w:szCs w:val="22"/>
                <w:lang w:eastAsia="fr-FR" w:bidi="ar-SA"/>
              </w:rPr>
              <w:tab/>
            </w:r>
            <w:r>
              <w:rPr>
                <w:rStyle w:val="Sautdindex"/>
              </w:rPr>
              <w:t>Élément : Technique alternative EPL ASS (surface)</w:t>
            </w:r>
            <w:r>
              <w:rPr>
                <w:webHidden/>
              </w:rPr>
              <w:fldChar w:fldCharType="begin"/>
            </w:r>
            <w:r>
              <w:rPr>
                <w:webHidden/>
              </w:rPr>
              <w:instrText xml:space="preserve">PAGEREF _Toc183520218 \h</w:instrText>
            </w:r>
            <w:r>
              <w:rPr>
                <w:webHidden/>
              </w:rPr>
              <w:fldChar w:fldCharType="separate"/>
            </w:r>
            <w:r>
              <w:rPr>
                <w:rStyle w:val="Sautdindex"/>
                <w:vanish w:val="false"/>
              </w:rPr>
              <w:tab/>
              <w:t>123</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19">
            <w:r>
              <w:rPr>
                <w:webHidden/>
                <w:rStyle w:val="Sautdindex"/>
                <w:rFonts w:cs="Calibri Light" w:cstheme="majorHAnsi"/>
              </w:rPr>
              <w:t>3.11.1.29.</w:t>
            </w:r>
            <w:r>
              <w:rPr>
                <w:rStyle w:val="Sautdindex"/>
                <w:rFonts w:eastAsia="Arial" w:cs="Arial" w:cstheme="minorBidi" w:eastAsiaTheme="minorEastAsia"/>
                <w:sz w:val="22"/>
                <w:szCs w:val="22"/>
                <w:lang w:eastAsia="fr-FR" w:bidi="ar-SA"/>
              </w:rPr>
              <w:tab/>
            </w:r>
            <w:r>
              <w:rPr>
                <w:rStyle w:val="Sautdindex"/>
              </w:rPr>
              <w:t>Élément : Traitement ASS</w:t>
            </w:r>
            <w:r>
              <w:rPr>
                <w:webHidden/>
              </w:rPr>
              <w:fldChar w:fldCharType="begin"/>
            </w:r>
            <w:r>
              <w:rPr>
                <w:webHidden/>
              </w:rPr>
              <w:instrText xml:space="preserve">PAGEREF _Toc183520219 \h</w:instrText>
            </w:r>
            <w:r>
              <w:rPr>
                <w:webHidden/>
              </w:rPr>
              <w:fldChar w:fldCharType="separate"/>
            </w:r>
            <w:r>
              <w:rPr>
                <w:rStyle w:val="Sautdindex"/>
                <w:vanish w:val="false"/>
              </w:rPr>
              <w:tab/>
              <w:t>125</w:t>
            </w:r>
            <w:r>
              <w:rPr>
                <w:webHidden/>
              </w:rPr>
              <w:fldChar w:fldCharType="end"/>
            </w:r>
          </w:hyperlink>
        </w:p>
        <w:p>
          <w:pPr>
            <w:pStyle w:val="Tabledesmatiresniveau3"/>
            <w:tabs>
              <w:tab w:val="clear" w:pos="709"/>
              <w:tab w:val="left" w:pos="1440" w:leader="none"/>
              <w:tab w:val="right" w:pos="9629" w:leader="underscore"/>
            </w:tabs>
            <w:rPr>
              <w:rFonts w:eastAsia="Arial" w:cs="Arial" w:cstheme="minorBidi" w:eastAsiaTheme="minorEastAsia"/>
              <w:sz w:val="22"/>
              <w:szCs w:val="22"/>
              <w:lang w:eastAsia="fr-FR" w:bidi="ar-SA"/>
            </w:rPr>
          </w:pPr>
          <w:hyperlink w:anchor="_Toc183520220">
            <w:r>
              <w:rPr>
                <w:webHidden/>
                <w:rStyle w:val="Sautdindex"/>
              </w:rPr>
              <w:t>3.11.2</w:t>
            </w:r>
            <w:r>
              <w:rPr>
                <w:rStyle w:val="Sautdindex"/>
                <w:rFonts w:eastAsia="Arial" w:cs="Arial" w:cstheme="minorBidi" w:eastAsiaTheme="minorEastAsia"/>
                <w:sz w:val="22"/>
                <w:szCs w:val="22"/>
                <w:lang w:eastAsia="fr-FR" w:bidi="ar-SA"/>
              </w:rPr>
              <w:tab/>
            </w:r>
            <w:r>
              <w:rPr>
                <w:rStyle w:val="Sautdindex"/>
              </w:rPr>
              <w:t>Types énumérés assainissement</w:t>
            </w:r>
            <w:r>
              <w:rPr>
                <w:webHidden/>
              </w:rPr>
              <w:fldChar w:fldCharType="begin"/>
            </w:r>
            <w:r>
              <w:rPr>
                <w:webHidden/>
              </w:rPr>
              <w:instrText xml:space="preserve">PAGEREF _Toc183520220 \h</w:instrText>
            </w:r>
            <w:r>
              <w:rPr>
                <w:webHidden/>
              </w:rPr>
              <w:fldChar w:fldCharType="separate"/>
            </w:r>
            <w:r>
              <w:rPr>
                <w:rStyle w:val="Sautdindex"/>
                <w:vanish w:val="false"/>
              </w:rPr>
              <w:tab/>
              <w:t>126</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1">
            <w:r>
              <w:rPr>
                <w:webHidden/>
                <w:rStyle w:val="Sautdindex"/>
                <w:rFonts w:cs="Calibri Light" w:cstheme="majorHAnsi"/>
              </w:rPr>
              <w:t>3.11.2.1.</w:t>
            </w:r>
            <w:r>
              <w:rPr>
                <w:rStyle w:val="Sautdindex"/>
                <w:rFonts w:eastAsia="Arial" w:cs="Arial" w:cstheme="minorBidi" w:eastAsiaTheme="minorEastAsia"/>
                <w:sz w:val="22"/>
                <w:szCs w:val="22"/>
                <w:lang w:eastAsia="fr-FR" w:bidi="ar-SA"/>
              </w:rPr>
              <w:tab/>
            </w:r>
            <w:r>
              <w:rPr>
                <w:rStyle w:val="Sautdindex"/>
              </w:rPr>
              <w:t>Liste : ass_code_sandre</w:t>
            </w:r>
            <w:r>
              <w:rPr>
                <w:webHidden/>
              </w:rPr>
              <w:fldChar w:fldCharType="begin"/>
            </w:r>
            <w:r>
              <w:rPr>
                <w:webHidden/>
              </w:rPr>
              <w:instrText xml:space="preserve">PAGEREF _Toc183520221 \h</w:instrText>
            </w:r>
            <w:r>
              <w:rPr>
                <w:webHidden/>
              </w:rPr>
              <w:fldChar w:fldCharType="separate"/>
            </w:r>
            <w:r>
              <w:rPr>
                <w:rStyle w:val="Sautdindex"/>
                <w:vanish w:val="false"/>
              </w:rPr>
              <w:tab/>
              <w:t>126</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2">
            <w:r>
              <w:rPr>
                <w:webHidden/>
                <w:rStyle w:val="Sautdindex"/>
                <w:rFonts w:cs="Calibri Light" w:cstheme="majorHAnsi"/>
              </w:rPr>
              <w:t>3.11.2.2.</w:t>
            </w:r>
            <w:r>
              <w:rPr>
                <w:rStyle w:val="Sautdindex"/>
                <w:rFonts w:eastAsia="Arial" w:cs="Arial" w:cstheme="minorBidi" w:eastAsiaTheme="minorEastAsia"/>
                <w:sz w:val="22"/>
                <w:szCs w:val="22"/>
                <w:lang w:eastAsia="fr-FR" w:bidi="ar-SA"/>
              </w:rPr>
              <w:tab/>
            </w:r>
            <w:r>
              <w:rPr>
                <w:rStyle w:val="Sautdindex"/>
              </w:rPr>
              <w:t>Liste : ass_contenu_canalisation</w:t>
            </w:r>
            <w:r>
              <w:rPr>
                <w:webHidden/>
              </w:rPr>
              <w:fldChar w:fldCharType="begin"/>
            </w:r>
            <w:r>
              <w:rPr>
                <w:webHidden/>
              </w:rPr>
              <w:instrText xml:space="preserve">PAGEREF _Toc183520222 \h</w:instrText>
            </w:r>
            <w:r>
              <w:rPr>
                <w:webHidden/>
              </w:rPr>
              <w:fldChar w:fldCharType="separate"/>
            </w:r>
            <w:r>
              <w:rPr>
                <w:rStyle w:val="Sautdindex"/>
                <w:vanish w:val="false"/>
              </w:rPr>
              <w:tab/>
              <w:t>130</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3">
            <w:r>
              <w:rPr>
                <w:webHidden/>
                <w:rStyle w:val="Sautdindex"/>
                <w:rFonts w:cs="Calibri Light" w:cstheme="majorHAnsi"/>
              </w:rPr>
              <w:t>3.11.2.3.</w:t>
            </w:r>
            <w:r>
              <w:rPr>
                <w:rStyle w:val="Sautdindex"/>
                <w:rFonts w:eastAsia="Arial" w:cs="Arial" w:cstheme="minorBidi" w:eastAsiaTheme="minorEastAsia"/>
                <w:sz w:val="22"/>
                <w:szCs w:val="22"/>
                <w:lang w:eastAsia="fr-FR" w:bidi="ar-SA"/>
              </w:rPr>
              <w:tab/>
            </w:r>
            <w:r>
              <w:rPr>
                <w:rStyle w:val="Sautdindex"/>
              </w:rPr>
              <w:t>Liste : ass_destination</w:t>
            </w:r>
            <w:r>
              <w:rPr>
                <w:webHidden/>
              </w:rPr>
              <w:fldChar w:fldCharType="begin"/>
            </w:r>
            <w:r>
              <w:rPr>
                <w:webHidden/>
              </w:rPr>
              <w:instrText xml:space="preserve">PAGEREF _Toc183520223 \h</w:instrText>
            </w:r>
            <w:r>
              <w:rPr>
                <w:webHidden/>
              </w:rPr>
              <w:fldChar w:fldCharType="separate"/>
            </w:r>
            <w:r>
              <w:rPr>
                <w:rStyle w:val="Sautdindex"/>
                <w:vanish w:val="false"/>
              </w:rPr>
              <w:tab/>
              <w:t>131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4">
            <w:r>
              <w:rPr>
                <w:webHidden/>
                <w:rStyle w:val="Sautdindex"/>
                <w:rFonts w:cs="Calibri Light" w:cstheme="majorHAnsi"/>
              </w:rPr>
              <w:t>3.11.2.4.</w:t>
            </w:r>
            <w:r>
              <w:rPr>
                <w:rStyle w:val="Sautdindex"/>
                <w:rFonts w:eastAsia="Arial" w:cs="Arial" w:cstheme="minorBidi" w:eastAsiaTheme="minorEastAsia"/>
                <w:sz w:val="22"/>
                <w:szCs w:val="22"/>
                <w:lang w:eastAsia="fr-FR" w:bidi="ar-SA"/>
              </w:rPr>
              <w:tab/>
            </w:r>
            <w:r>
              <w:rPr>
                <w:rStyle w:val="Sautdindex"/>
              </w:rPr>
              <w:t>Liste : ass_fonction_bassin</w:t>
            </w:r>
            <w:r>
              <w:rPr>
                <w:webHidden/>
              </w:rPr>
              <w:fldChar w:fldCharType="begin"/>
            </w:r>
            <w:r>
              <w:rPr>
                <w:webHidden/>
              </w:rPr>
              <w:instrText xml:space="preserve">PAGEREF _Toc183520224 \h</w:instrText>
            </w:r>
            <w:r>
              <w:rPr>
                <w:webHidden/>
              </w:rPr>
              <w:fldChar w:fldCharType="separate"/>
            </w:r>
            <w:r>
              <w:rPr>
                <w:rStyle w:val="Sautdindex"/>
                <w:vanish w:val="false"/>
              </w:rPr>
              <w:tab/>
              <w:t>131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5">
            <w:r>
              <w:rPr>
                <w:webHidden/>
                <w:rStyle w:val="Sautdindex"/>
                <w:rFonts w:cs="Calibri Light" w:cstheme="majorHAnsi"/>
              </w:rPr>
              <w:t>3.11.2.5.</w:t>
            </w:r>
            <w:r>
              <w:rPr>
                <w:rStyle w:val="Sautdindex"/>
                <w:rFonts w:eastAsia="Arial" w:cs="Arial" w:cstheme="minorBidi" w:eastAsiaTheme="minorEastAsia"/>
                <w:sz w:val="22"/>
                <w:szCs w:val="22"/>
                <w:lang w:eastAsia="fr-FR" w:bidi="ar-SA"/>
              </w:rPr>
              <w:tab/>
            </w:r>
            <w:r>
              <w:rPr>
                <w:rStyle w:val="Sautdindex"/>
              </w:rPr>
              <w:t>Liste : ass_fonction_branchement</w:t>
            </w:r>
            <w:r>
              <w:rPr>
                <w:webHidden/>
              </w:rPr>
              <w:fldChar w:fldCharType="begin"/>
            </w:r>
            <w:r>
              <w:rPr>
                <w:webHidden/>
              </w:rPr>
              <w:instrText xml:space="preserve">PAGEREF _Toc183520225 \h</w:instrText>
            </w:r>
            <w:r>
              <w:rPr>
                <w:webHidden/>
              </w:rPr>
              <w:fldChar w:fldCharType="separate"/>
            </w:r>
            <w:r>
              <w:rPr>
                <w:rStyle w:val="Sautdindex"/>
                <w:vanish w:val="false"/>
              </w:rPr>
              <w:tab/>
              <w:t>132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6">
            <w:r>
              <w:rPr>
                <w:webHidden/>
                <w:rStyle w:val="Sautdindex"/>
                <w:rFonts w:cs="Calibri Light" w:cstheme="majorHAnsi"/>
              </w:rPr>
              <w:t>3.11.2.6.</w:t>
            </w:r>
            <w:r>
              <w:rPr>
                <w:rStyle w:val="Sautdindex"/>
                <w:rFonts w:eastAsia="Arial" w:cs="Arial" w:cstheme="minorBidi" w:eastAsiaTheme="minorEastAsia"/>
                <w:sz w:val="22"/>
                <w:szCs w:val="22"/>
                <w:lang w:eastAsia="fr-FR" w:bidi="ar-SA"/>
              </w:rPr>
              <w:tab/>
            </w:r>
            <w:r>
              <w:rPr>
                <w:rStyle w:val="Sautdindex"/>
              </w:rPr>
              <w:t>Liste : ass_fonction_canalisation</w:t>
            </w:r>
            <w:r>
              <w:rPr>
                <w:webHidden/>
              </w:rPr>
              <w:fldChar w:fldCharType="begin"/>
            </w:r>
            <w:r>
              <w:rPr>
                <w:webHidden/>
              </w:rPr>
              <w:instrText xml:space="preserve">PAGEREF _Toc183520226 \h</w:instrText>
            </w:r>
            <w:r>
              <w:rPr>
                <w:webHidden/>
              </w:rPr>
              <w:fldChar w:fldCharType="separate"/>
            </w:r>
            <w:r>
              <w:rPr>
                <w:rStyle w:val="Sautdindex"/>
                <w:vanish w:val="false"/>
              </w:rPr>
              <w:tab/>
              <w:t>132</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7">
            <w:r>
              <w:rPr>
                <w:webHidden/>
                <w:rStyle w:val="Sautdindex"/>
                <w:rFonts w:cs="Calibri Light" w:cstheme="majorHAnsi"/>
              </w:rPr>
              <w:t>3.11.2.7.</w:t>
            </w:r>
            <w:r>
              <w:rPr>
                <w:rStyle w:val="Sautdindex"/>
                <w:rFonts w:eastAsia="Arial" w:cs="Arial" w:cstheme="minorBidi" w:eastAsiaTheme="minorEastAsia"/>
                <w:sz w:val="22"/>
                <w:szCs w:val="22"/>
                <w:lang w:eastAsia="fr-FR" w:bidi="ar-SA"/>
              </w:rPr>
              <w:tab/>
            </w:r>
            <w:r>
              <w:rPr>
                <w:rStyle w:val="Sautdindex"/>
              </w:rPr>
              <w:t>Liste : ass_fonction_equipement</w:t>
            </w:r>
            <w:r>
              <w:rPr>
                <w:webHidden/>
              </w:rPr>
              <w:fldChar w:fldCharType="begin"/>
            </w:r>
            <w:r>
              <w:rPr>
                <w:webHidden/>
              </w:rPr>
              <w:instrText xml:space="preserve">PAGEREF _Toc183520227 \h</w:instrText>
            </w:r>
            <w:r>
              <w:rPr>
                <w:webHidden/>
              </w:rPr>
              <w:fldChar w:fldCharType="separate"/>
            </w:r>
            <w:r>
              <w:rPr>
                <w:rStyle w:val="Sautdindex"/>
                <w:vanish w:val="false"/>
              </w:rPr>
              <w:tab/>
              <w:t>133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8">
            <w:r>
              <w:rPr>
                <w:webHidden/>
                <w:rStyle w:val="Sautdindex"/>
                <w:rFonts w:cs="Calibri Light" w:cstheme="majorHAnsi"/>
              </w:rPr>
              <w:t>3.11.2.8.</w:t>
            </w:r>
            <w:r>
              <w:rPr>
                <w:rStyle w:val="Sautdindex"/>
                <w:rFonts w:eastAsia="Arial" w:cs="Arial" w:cstheme="minorBidi" w:eastAsiaTheme="minorEastAsia"/>
                <w:sz w:val="22"/>
                <w:szCs w:val="22"/>
                <w:lang w:eastAsia="fr-FR" w:bidi="ar-SA"/>
              </w:rPr>
              <w:tab/>
            </w:r>
            <w:r>
              <w:rPr>
                <w:rStyle w:val="Sautdindex"/>
              </w:rPr>
              <w:t>Liste : ass_fonction_gestion_epl</w:t>
            </w:r>
            <w:r>
              <w:rPr>
                <w:webHidden/>
              </w:rPr>
              <w:fldChar w:fldCharType="begin"/>
            </w:r>
            <w:r>
              <w:rPr>
                <w:webHidden/>
              </w:rPr>
              <w:instrText xml:space="preserve">PAGEREF _Toc183520228 \h</w:instrText>
            </w:r>
            <w:r>
              <w:rPr>
                <w:webHidden/>
              </w:rPr>
              <w:fldChar w:fldCharType="separate"/>
            </w:r>
            <w:r>
              <w:rPr>
                <w:rStyle w:val="Sautdindex"/>
                <w:vanish w:val="false"/>
              </w:rPr>
              <w:tab/>
              <w:t>133</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29">
            <w:r>
              <w:rPr>
                <w:webHidden/>
                <w:rStyle w:val="Sautdindex"/>
                <w:rFonts w:cs="Calibri Light" w:cstheme="majorHAnsi"/>
              </w:rPr>
              <w:t>3.11.2.9.</w:t>
            </w:r>
            <w:r>
              <w:rPr>
                <w:rStyle w:val="Sautdindex"/>
                <w:rFonts w:eastAsia="Arial" w:cs="Arial" w:cstheme="minorBidi" w:eastAsiaTheme="minorEastAsia"/>
                <w:sz w:val="22"/>
                <w:szCs w:val="22"/>
                <w:lang w:eastAsia="fr-FR" w:bidi="ar-SA"/>
              </w:rPr>
              <w:tab/>
            </w:r>
            <w:r>
              <w:rPr>
                <w:rStyle w:val="Sautdindex"/>
              </w:rPr>
              <w:t>Liste : ass_fonction_pompage</w:t>
            </w:r>
            <w:r>
              <w:rPr>
                <w:webHidden/>
              </w:rPr>
              <w:fldChar w:fldCharType="begin"/>
            </w:r>
            <w:r>
              <w:rPr>
                <w:webHidden/>
              </w:rPr>
              <w:instrText xml:space="preserve">PAGEREF _Toc183520229 \h</w:instrText>
            </w:r>
            <w:r>
              <w:rPr>
                <w:webHidden/>
              </w:rPr>
              <w:fldChar w:fldCharType="separate"/>
            </w:r>
            <w:r>
              <w:rPr>
                <w:rStyle w:val="Sautdindex"/>
                <w:vanish w:val="false"/>
              </w:rPr>
              <w:tab/>
              <w:t>134</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0">
            <w:r>
              <w:rPr>
                <w:webHidden/>
                <w:rStyle w:val="Sautdindex"/>
                <w:rFonts w:cs="Calibri Light" w:cstheme="majorHAnsi"/>
              </w:rPr>
              <w:t>3.11.2.10.</w:t>
            </w:r>
            <w:r>
              <w:rPr>
                <w:rStyle w:val="Sautdindex"/>
                <w:rFonts w:eastAsia="Arial" w:cs="Arial" w:cstheme="minorBidi" w:eastAsiaTheme="minorEastAsia"/>
                <w:sz w:val="22"/>
                <w:szCs w:val="22"/>
                <w:lang w:eastAsia="fr-FR" w:bidi="ar-SA"/>
              </w:rPr>
              <w:tab/>
            </w:r>
            <w:r>
              <w:rPr>
                <w:rStyle w:val="Sautdindex"/>
              </w:rPr>
              <w:t>Liste : ass_position</w:t>
            </w:r>
            <w:r>
              <w:rPr>
                <w:webHidden/>
              </w:rPr>
              <w:fldChar w:fldCharType="begin"/>
            </w:r>
            <w:r>
              <w:rPr>
                <w:webHidden/>
              </w:rPr>
              <w:instrText xml:space="preserve">PAGEREF _Toc183520230 \h</w:instrText>
            </w:r>
            <w:r>
              <w:rPr>
                <w:webHidden/>
              </w:rPr>
              <w:fldChar w:fldCharType="separate"/>
            </w:r>
            <w:r>
              <w:rPr>
                <w:rStyle w:val="Sautdindex"/>
                <w:vanish w:val="false"/>
              </w:rPr>
              <w:tab/>
              <w:t>134</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1">
            <w:r>
              <w:rPr>
                <w:webHidden/>
                <w:rStyle w:val="Sautdindex"/>
                <w:rFonts w:cs="Calibri Light" w:cstheme="majorHAnsi"/>
              </w:rPr>
              <w:t>3.11.2.11.</w:t>
            </w:r>
            <w:r>
              <w:rPr>
                <w:rStyle w:val="Sautdindex"/>
                <w:rFonts w:eastAsia="Arial" w:cs="Arial" w:cstheme="minorBidi" w:eastAsiaTheme="minorEastAsia"/>
                <w:sz w:val="22"/>
                <w:szCs w:val="22"/>
                <w:lang w:eastAsia="fr-FR" w:bidi="ar-SA"/>
              </w:rPr>
              <w:tab/>
            </w:r>
            <w:r>
              <w:rPr>
                <w:rStyle w:val="Sautdindex"/>
              </w:rPr>
              <w:t>Liste : ass_structure_bassin</w:t>
            </w:r>
            <w:r>
              <w:rPr>
                <w:webHidden/>
              </w:rPr>
              <w:fldChar w:fldCharType="begin"/>
            </w:r>
            <w:r>
              <w:rPr>
                <w:webHidden/>
              </w:rPr>
              <w:instrText xml:space="preserve">PAGEREF _Toc183520231 \h</w:instrText>
            </w:r>
            <w:r>
              <w:rPr>
                <w:webHidden/>
              </w:rPr>
              <w:fldChar w:fldCharType="separate"/>
            </w:r>
            <w:r>
              <w:rPr>
                <w:rStyle w:val="Sautdindex"/>
                <w:vanish w:val="false"/>
              </w:rPr>
              <w:tab/>
              <w:t>135</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2">
            <w:r>
              <w:rPr>
                <w:webHidden/>
                <w:rStyle w:val="Sautdindex"/>
                <w:rFonts w:cs="Calibri Light" w:cstheme="majorHAnsi"/>
              </w:rPr>
              <w:t>3.11.2.12.</w:t>
            </w:r>
            <w:r>
              <w:rPr>
                <w:rStyle w:val="Sautdindex"/>
                <w:rFonts w:eastAsia="Arial" w:cs="Arial" w:cstheme="minorBidi" w:eastAsiaTheme="minorEastAsia"/>
                <w:sz w:val="22"/>
                <w:szCs w:val="22"/>
                <w:lang w:eastAsia="fr-FR" w:bidi="ar-SA"/>
              </w:rPr>
              <w:tab/>
            </w:r>
            <w:r>
              <w:rPr>
                <w:rStyle w:val="Sautdindex"/>
              </w:rPr>
              <w:t>Liste : ass_techno_traitement</w:t>
            </w:r>
            <w:r>
              <w:rPr>
                <w:webHidden/>
              </w:rPr>
              <w:fldChar w:fldCharType="begin"/>
            </w:r>
            <w:r>
              <w:rPr>
                <w:webHidden/>
              </w:rPr>
              <w:instrText xml:space="preserve">PAGEREF _Toc183520232 \h</w:instrText>
            </w:r>
            <w:r>
              <w:rPr>
                <w:webHidden/>
              </w:rPr>
              <w:fldChar w:fldCharType="separate"/>
            </w:r>
            <w:r>
              <w:rPr>
                <w:rStyle w:val="Sautdindex"/>
                <w:vanish w:val="false"/>
              </w:rPr>
              <w:tab/>
              <w:t>135</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3">
            <w:r>
              <w:rPr>
                <w:webHidden/>
                <w:rStyle w:val="Sautdindex"/>
                <w:rFonts w:cs="Calibri Light" w:cstheme="majorHAnsi"/>
              </w:rPr>
              <w:t>3.11.2.13.</w:t>
            </w:r>
            <w:r>
              <w:rPr>
                <w:rStyle w:val="Sautdindex"/>
                <w:rFonts w:eastAsia="Arial" w:cs="Arial" w:cstheme="minorBidi" w:eastAsiaTheme="minorEastAsia"/>
                <w:sz w:val="22"/>
                <w:szCs w:val="22"/>
                <w:lang w:eastAsia="fr-FR" w:bidi="ar-SA"/>
              </w:rPr>
              <w:tab/>
            </w:r>
            <w:r>
              <w:rPr>
                <w:rStyle w:val="Sautdindex"/>
              </w:rPr>
              <w:t>Liste : ass_type_bassin</w:t>
            </w:r>
            <w:r>
              <w:rPr>
                <w:webHidden/>
              </w:rPr>
              <w:fldChar w:fldCharType="begin"/>
            </w:r>
            <w:r>
              <w:rPr>
                <w:webHidden/>
              </w:rPr>
              <w:instrText xml:space="preserve">PAGEREF _Toc183520233 \h</w:instrText>
            </w:r>
            <w:r>
              <w:rPr>
                <w:webHidden/>
              </w:rPr>
              <w:fldChar w:fldCharType="separate"/>
            </w:r>
            <w:r>
              <w:rPr>
                <w:rStyle w:val="Sautdindex"/>
                <w:vanish w:val="false"/>
              </w:rPr>
              <w:tab/>
              <w:t>135</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4">
            <w:r>
              <w:rPr>
                <w:webHidden/>
                <w:rStyle w:val="Sautdindex"/>
                <w:rFonts w:cs="Calibri Light" w:cstheme="majorHAnsi"/>
              </w:rPr>
              <w:t>3.11.2.14.</w:t>
            </w:r>
            <w:r>
              <w:rPr>
                <w:rStyle w:val="Sautdindex"/>
                <w:rFonts w:eastAsia="Arial" w:cs="Arial" w:cstheme="minorBidi" w:eastAsiaTheme="minorEastAsia"/>
                <w:sz w:val="22"/>
                <w:szCs w:val="22"/>
                <w:lang w:eastAsia="fr-FR" w:bidi="ar-SA"/>
              </w:rPr>
              <w:tab/>
            </w:r>
            <w:r>
              <w:rPr>
                <w:rStyle w:val="Sautdindex"/>
              </w:rPr>
              <w:t>Liste : ass_type_chambre</w:t>
            </w:r>
            <w:r>
              <w:rPr>
                <w:webHidden/>
              </w:rPr>
              <w:fldChar w:fldCharType="begin"/>
            </w:r>
            <w:r>
              <w:rPr>
                <w:webHidden/>
              </w:rPr>
              <w:instrText xml:space="preserve">PAGEREF _Toc183520234 \h</w:instrText>
            </w:r>
            <w:r>
              <w:rPr>
                <w:webHidden/>
              </w:rPr>
              <w:fldChar w:fldCharType="separate"/>
            </w:r>
            <w:r>
              <w:rPr>
                <w:rStyle w:val="Sautdindex"/>
                <w:vanish w:val="false"/>
              </w:rPr>
              <w:tab/>
              <w:t>136</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5">
            <w:r>
              <w:rPr>
                <w:webHidden/>
                <w:rStyle w:val="Sautdindex"/>
                <w:rFonts w:cs="Calibri Light" w:cstheme="majorHAnsi"/>
              </w:rPr>
              <w:t>3.11.2.15.</w:t>
            </w:r>
            <w:r>
              <w:rPr>
                <w:rStyle w:val="Sautdindex"/>
                <w:rFonts w:eastAsia="Arial" w:cs="Arial" w:cstheme="minorBidi" w:eastAsiaTheme="minorEastAsia"/>
                <w:sz w:val="22"/>
                <w:szCs w:val="22"/>
                <w:lang w:eastAsia="fr-FR" w:bidi="ar-SA"/>
              </w:rPr>
              <w:tab/>
            </w:r>
            <w:r>
              <w:rPr>
                <w:rStyle w:val="Sautdindex"/>
              </w:rPr>
              <w:t>Liste : ass_type_descente</w:t>
            </w:r>
            <w:r>
              <w:rPr>
                <w:webHidden/>
              </w:rPr>
              <w:fldChar w:fldCharType="begin"/>
            </w:r>
            <w:r>
              <w:rPr>
                <w:webHidden/>
              </w:rPr>
              <w:instrText xml:space="preserve">PAGEREF _Toc183520235 \h</w:instrText>
            </w:r>
            <w:r>
              <w:rPr>
                <w:webHidden/>
              </w:rPr>
              <w:fldChar w:fldCharType="separate"/>
            </w:r>
            <w:r>
              <w:rPr>
                <w:rStyle w:val="Sautdindex"/>
                <w:vanish w:val="false"/>
              </w:rPr>
              <w:tab/>
              <w:t>136</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6">
            <w:r>
              <w:rPr>
                <w:webHidden/>
                <w:rStyle w:val="Sautdindex"/>
                <w:rFonts w:cs="Calibri Light" w:cstheme="majorHAnsi"/>
              </w:rPr>
              <w:t>3.11.2.16.</w:t>
            </w:r>
            <w:r>
              <w:rPr>
                <w:rStyle w:val="Sautdindex"/>
                <w:rFonts w:eastAsia="Arial" w:cs="Arial" w:cstheme="minorBidi" w:eastAsiaTheme="minorEastAsia"/>
                <w:sz w:val="22"/>
                <w:szCs w:val="22"/>
                <w:lang w:eastAsia="fr-FR" w:bidi="ar-SA"/>
              </w:rPr>
              <w:tab/>
            </w:r>
            <w:r>
              <w:rPr>
                <w:rStyle w:val="Sautdindex"/>
              </w:rPr>
              <w:t>Liste : ass_type_engouffrement</w:t>
            </w:r>
            <w:r>
              <w:rPr>
                <w:webHidden/>
              </w:rPr>
              <w:fldChar w:fldCharType="begin"/>
            </w:r>
            <w:r>
              <w:rPr>
                <w:webHidden/>
              </w:rPr>
              <w:instrText xml:space="preserve">PAGEREF _Toc183520236 \h</w:instrText>
            </w:r>
            <w:r>
              <w:rPr>
                <w:webHidden/>
              </w:rPr>
              <w:fldChar w:fldCharType="separate"/>
            </w:r>
            <w:r>
              <w:rPr>
                <w:rStyle w:val="Sautdindex"/>
                <w:vanish w:val="false"/>
              </w:rPr>
              <w:tab/>
              <w:t>137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7">
            <w:r>
              <w:rPr>
                <w:webHidden/>
                <w:rStyle w:val="Sautdindex"/>
                <w:rFonts w:cs="Calibri Light" w:cstheme="majorHAnsi"/>
              </w:rPr>
              <w:t>3.11.2.17.</w:t>
            </w:r>
            <w:r>
              <w:rPr>
                <w:rStyle w:val="Sautdindex"/>
                <w:rFonts w:eastAsia="Arial" w:cs="Arial" w:cstheme="minorBidi" w:eastAsiaTheme="minorEastAsia"/>
                <w:sz w:val="22"/>
                <w:szCs w:val="22"/>
                <w:lang w:eastAsia="fr-FR" w:bidi="ar-SA"/>
              </w:rPr>
              <w:tab/>
            </w:r>
            <w:r>
              <w:rPr>
                <w:rStyle w:val="Sautdindex"/>
              </w:rPr>
              <w:t>Liste : ass_type_equipement</w:t>
            </w:r>
            <w:r>
              <w:rPr>
                <w:webHidden/>
              </w:rPr>
              <w:fldChar w:fldCharType="begin"/>
            </w:r>
            <w:r>
              <w:rPr>
                <w:webHidden/>
              </w:rPr>
              <w:instrText xml:space="preserve">PAGEREF _Toc183520237 \h</w:instrText>
            </w:r>
            <w:r>
              <w:rPr>
                <w:webHidden/>
              </w:rPr>
              <w:fldChar w:fldCharType="separate"/>
            </w:r>
            <w:r>
              <w:rPr>
                <w:rStyle w:val="Sautdindex"/>
                <w:vanish w:val="false"/>
              </w:rPr>
              <w:tab/>
              <w:t>137</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8">
            <w:r>
              <w:rPr>
                <w:webHidden/>
                <w:rStyle w:val="Sautdindex"/>
                <w:rFonts w:cs="Calibri Light" w:cstheme="majorHAnsi"/>
              </w:rPr>
              <w:t>3.11.2.18.</w:t>
            </w:r>
            <w:r>
              <w:rPr>
                <w:rStyle w:val="Sautdindex"/>
                <w:rFonts w:eastAsia="Arial" w:cs="Arial" w:cstheme="minorBidi" w:eastAsiaTheme="minorEastAsia"/>
                <w:sz w:val="22"/>
                <w:szCs w:val="22"/>
                <w:lang w:eastAsia="fr-FR" w:bidi="ar-SA"/>
              </w:rPr>
              <w:tab/>
            </w:r>
            <w:r>
              <w:rPr>
                <w:rStyle w:val="Sautdindex"/>
              </w:rPr>
              <w:t>Liste : ass_type_gestion_epl</w:t>
            </w:r>
            <w:r>
              <w:rPr>
                <w:webHidden/>
              </w:rPr>
              <w:fldChar w:fldCharType="begin"/>
            </w:r>
            <w:r>
              <w:rPr>
                <w:webHidden/>
              </w:rPr>
              <w:instrText xml:space="preserve">PAGEREF _Toc183520238 \h</w:instrText>
            </w:r>
            <w:r>
              <w:rPr>
                <w:webHidden/>
              </w:rPr>
              <w:fldChar w:fldCharType="separate"/>
            </w:r>
            <w:r>
              <w:rPr>
                <w:rStyle w:val="Sautdindex"/>
                <w:vanish w:val="false"/>
              </w:rPr>
              <w:tab/>
              <w:t>138</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39">
            <w:r>
              <w:rPr>
                <w:webHidden/>
                <w:rStyle w:val="Sautdindex"/>
                <w:rFonts w:cs="Calibri Light" w:cstheme="majorHAnsi"/>
              </w:rPr>
              <w:t>3.11.2.19.</w:t>
            </w:r>
            <w:r>
              <w:rPr>
                <w:rStyle w:val="Sautdindex"/>
                <w:rFonts w:eastAsia="Arial" w:cs="Arial" w:cstheme="minorBidi" w:eastAsiaTheme="minorEastAsia"/>
                <w:sz w:val="22"/>
                <w:szCs w:val="22"/>
                <w:lang w:eastAsia="fr-FR" w:bidi="ar-SA"/>
              </w:rPr>
              <w:tab/>
            </w:r>
            <w:r>
              <w:rPr>
                <w:rStyle w:val="Sautdindex"/>
              </w:rPr>
              <w:t>Liste : ass_type_ouvrage_special</w:t>
            </w:r>
            <w:r>
              <w:rPr>
                <w:webHidden/>
              </w:rPr>
              <w:fldChar w:fldCharType="begin"/>
            </w:r>
            <w:r>
              <w:rPr>
                <w:webHidden/>
              </w:rPr>
              <w:instrText xml:space="preserve">PAGEREF _Toc183520239 \h</w:instrText>
            </w:r>
            <w:r>
              <w:rPr>
                <w:webHidden/>
              </w:rPr>
              <w:fldChar w:fldCharType="separate"/>
            </w:r>
            <w:r>
              <w:rPr>
                <w:rStyle w:val="Sautdindex"/>
                <w:vanish w:val="false"/>
              </w:rPr>
              <w:tab/>
              <w:t>139</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0">
            <w:r>
              <w:rPr>
                <w:webHidden/>
                <w:rStyle w:val="Sautdindex"/>
                <w:rFonts w:cs="Calibri Light" w:cstheme="majorHAnsi"/>
              </w:rPr>
              <w:t>3.11.2.20.</w:t>
            </w:r>
            <w:r>
              <w:rPr>
                <w:rStyle w:val="Sautdindex"/>
                <w:rFonts w:eastAsia="Arial" w:cs="Arial" w:cstheme="minorBidi" w:eastAsiaTheme="minorEastAsia"/>
                <w:sz w:val="22"/>
                <w:szCs w:val="22"/>
                <w:lang w:eastAsia="fr-FR" w:bidi="ar-SA"/>
              </w:rPr>
              <w:tab/>
            </w:r>
            <w:r>
              <w:rPr>
                <w:rStyle w:val="Sautdindex"/>
              </w:rPr>
              <w:t>Liste : ass_type_piece</w:t>
            </w:r>
            <w:r>
              <w:rPr>
                <w:webHidden/>
              </w:rPr>
              <w:fldChar w:fldCharType="begin"/>
            </w:r>
            <w:r>
              <w:rPr>
                <w:webHidden/>
              </w:rPr>
              <w:instrText xml:space="preserve">PAGEREF _Toc183520240 \h</w:instrText>
            </w:r>
            <w:r>
              <w:rPr>
                <w:webHidden/>
              </w:rPr>
              <w:fldChar w:fldCharType="separate"/>
            </w:r>
            <w:r>
              <w:rPr>
                <w:rStyle w:val="Sautdindex"/>
                <w:vanish w:val="false"/>
              </w:rPr>
              <w:tab/>
              <w:t>140</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1">
            <w:r>
              <w:rPr>
                <w:webHidden/>
                <w:rStyle w:val="Sautdindex"/>
                <w:rFonts w:cs="Calibri Light" w:cstheme="majorHAnsi"/>
              </w:rPr>
              <w:t>3.11.2.21.</w:t>
            </w:r>
            <w:r>
              <w:rPr>
                <w:rStyle w:val="Sautdindex"/>
                <w:rFonts w:eastAsia="Arial" w:cs="Arial" w:cstheme="minorBidi" w:eastAsiaTheme="minorEastAsia"/>
                <w:sz w:val="22"/>
                <w:szCs w:val="22"/>
                <w:lang w:eastAsia="fr-FR" w:bidi="ar-SA"/>
              </w:rPr>
              <w:tab/>
            </w:r>
            <w:r>
              <w:rPr>
                <w:rStyle w:val="Sautdindex"/>
              </w:rPr>
              <w:t>Liste : ass_type_point_collecte</w:t>
            </w:r>
            <w:r>
              <w:rPr>
                <w:webHidden/>
              </w:rPr>
              <w:fldChar w:fldCharType="begin"/>
            </w:r>
            <w:r>
              <w:rPr>
                <w:webHidden/>
              </w:rPr>
              <w:instrText xml:space="preserve">PAGEREF _Toc183520241 \h</w:instrText>
            </w:r>
            <w:r>
              <w:rPr>
                <w:webHidden/>
              </w:rPr>
              <w:fldChar w:fldCharType="separate"/>
            </w:r>
            <w:r>
              <w:rPr>
                <w:rStyle w:val="Sautdindex"/>
                <w:vanish w:val="false"/>
              </w:rPr>
              <w:tab/>
              <w:t>140</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2">
            <w:r>
              <w:rPr>
                <w:webHidden/>
                <w:rStyle w:val="Sautdindex"/>
                <w:rFonts w:cs="Calibri Light" w:cstheme="majorHAnsi"/>
              </w:rPr>
              <w:t>3.11.2.22.</w:t>
            </w:r>
            <w:r>
              <w:rPr>
                <w:rStyle w:val="Sautdindex"/>
                <w:rFonts w:eastAsia="Arial" w:cs="Arial" w:cstheme="minorBidi" w:eastAsiaTheme="minorEastAsia"/>
                <w:sz w:val="22"/>
                <w:szCs w:val="22"/>
                <w:lang w:eastAsia="fr-FR" w:bidi="ar-SA"/>
              </w:rPr>
              <w:tab/>
            </w:r>
            <w:r>
              <w:rPr>
                <w:rStyle w:val="Sautdindex"/>
              </w:rPr>
              <w:t>Liste : ass_type_point_mesure</w:t>
            </w:r>
            <w:r>
              <w:rPr>
                <w:webHidden/>
              </w:rPr>
              <w:fldChar w:fldCharType="begin"/>
            </w:r>
            <w:r>
              <w:rPr>
                <w:webHidden/>
              </w:rPr>
              <w:instrText xml:space="preserve">PAGEREF _Toc183520242 \h</w:instrText>
            </w:r>
            <w:r>
              <w:rPr>
                <w:webHidden/>
              </w:rPr>
              <w:fldChar w:fldCharType="separate"/>
            </w:r>
            <w:r>
              <w:rPr>
                <w:rStyle w:val="Sautdindex"/>
                <w:vanish w:val="false"/>
              </w:rPr>
              <w:tab/>
              <w:t>141</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3">
            <w:r>
              <w:rPr>
                <w:webHidden/>
                <w:rStyle w:val="Sautdindex"/>
                <w:rFonts w:cs="Calibri Light" w:cstheme="majorHAnsi"/>
              </w:rPr>
              <w:t>3.11.2.23.</w:t>
            </w:r>
            <w:r>
              <w:rPr>
                <w:rStyle w:val="Sautdindex"/>
                <w:rFonts w:eastAsia="Arial" w:cs="Arial" w:cstheme="minorBidi" w:eastAsiaTheme="minorEastAsia"/>
                <w:sz w:val="22"/>
                <w:szCs w:val="22"/>
                <w:lang w:eastAsia="fr-FR" w:bidi="ar-SA"/>
              </w:rPr>
              <w:tab/>
            </w:r>
            <w:r>
              <w:rPr>
                <w:rStyle w:val="Sautdindex"/>
              </w:rPr>
              <w:t>Liste : ass_type_point_prelevement</w:t>
            </w:r>
            <w:r>
              <w:rPr>
                <w:webHidden/>
              </w:rPr>
              <w:fldChar w:fldCharType="begin"/>
            </w:r>
            <w:r>
              <w:rPr>
                <w:webHidden/>
              </w:rPr>
              <w:instrText xml:space="preserve">PAGEREF _Toc183520243 \h</w:instrText>
            </w:r>
            <w:r>
              <w:rPr>
                <w:webHidden/>
              </w:rPr>
              <w:fldChar w:fldCharType="separate"/>
            </w:r>
            <w:r>
              <w:rPr>
                <w:rStyle w:val="Sautdindex"/>
                <w:vanish w:val="false"/>
              </w:rPr>
              <w:tab/>
              <w:t>142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4">
            <w:r>
              <w:rPr>
                <w:webHidden/>
                <w:rStyle w:val="Sautdindex"/>
                <w:rFonts w:cs="Calibri Light" w:cstheme="majorHAnsi"/>
              </w:rPr>
              <w:t>3.11.2.24.</w:t>
            </w:r>
            <w:r>
              <w:rPr>
                <w:rStyle w:val="Sautdindex"/>
                <w:rFonts w:eastAsia="Arial" w:cs="Arial" w:cstheme="minorBidi" w:eastAsiaTheme="minorEastAsia"/>
                <w:sz w:val="22"/>
                <w:szCs w:val="22"/>
                <w:lang w:eastAsia="fr-FR" w:bidi="ar-SA"/>
              </w:rPr>
              <w:tab/>
            </w:r>
            <w:r>
              <w:rPr>
                <w:rStyle w:val="Sautdindex"/>
              </w:rPr>
              <w:t>Liste : ass_type_pompage</w:t>
            </w:r>
            <w:r>
              <w:rPr>
                <w:webHidden/>
              </w:rPr>
              <w:fldChar w:fldCharType="begin"/>
            </w:r>
            <w:r>
              <w:rPr>
                <w:webHidden/>
              </w:rPr>
              <w:instrText xml:space="preserve">PAGEREF _Toc183520244 \h</w:instrText>
            </w:r>
            <w:r>
              <w:rPr>
                <w:webHidden/>
              </w:rPr>
              <w:fldChar w:fldCharType="separate"/>
            </w:r>
            <w:r>
              <w:rPr>
                <w:rStyle w:val="Sautdindex"/>
                <w:vanish w:val="false"/>
              </w:rPr>
              <w:tab/>
              <w:t>142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5">
            <w:r>
              <w:rPr>
                <w:webHidden/>
                <w:rStyle w:val="Sautdindex"/>
                <w:rFonts w:cs="Calibri Light" w:cstheme="majorHAnsi"/>
              </w:rPr>
              <w:t>3.11.2.25.</w:t>
            </w:r>
            <w:r>
              <w:rPr>
                <w:rStyle w:val="Sautdindex"/>
                <w:rFonts w:eastAsia="Arial" w:cs="Arial" w:cstheme="minorBidi" w:eastAsiaTheme="minorEastAsia"/>
                <w:sz w:val="22"/>
                <w:szCs w:val="22"/>
                <w:lang w:eastAsia="fr-FR" w:bidi="ar-SA"/>
              </w:rPr>
              <w:tab/>
            </w:r>
            <w:r>
              <w:rPr>
                <w:rStyle w:val="Sautdindex"/>
              </w:rPr>
              <w:t>Liste : ass_type_pretraitement</w:t>
            </w:r>
            <w:r>
              <w:rPr>
                <w:webHidden/>
              </w:rPr>
              <w:fldChar w:fldCharType="begin"/>
            </w:r>
            <w:r>
              <w:rPr>
                <w:webHidden/>
              </w:rPr>
              <w:instrText xml:space="preserve">PAGEREF _Toc183520245 \h</w:instrText>
            </w:r>
            <w:r>
              <w:rPr>
                <w:webHidden/>
              </w:rPr>
              <w:fldChar w:fldCharType="separate"/>
            </w:r>
            <w:r>
              <w:rPr>
                <w:rStyle w:val="Sautdindex"/>
                <w:vanish w:val="false"/>
              </w:rPr>
              <w:tab/>
              <w:t>142</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6">
            <w:r>
              <w:rPr>
                <w:webHidden/>
                <w:rStyle w:val="Sautdindex"/>
                <w:rFonts w:cs="Calibri Light" w:cstheme="majorHAnsi"/>
              </w:rPr>
              <w:t>3.11.2.26.</w:t>
            </w:r>
            <w:r>
              <w:rPr>
                <w:rStyle w:val="Sautdindex"/>
                <w:rFonts w:eastAsia="Arial" w:cs="Arial" w:cstheme="minorBidi" w:eastAsiaTheme="minorEastAsia"/>
                <w:sz w:val="22"/>
                <w:szCs w:val="22"/>
                <w:lang w:eastAsia="fr-FR" w:bidi="ar-SA"/>
              </w:rPr>
              <w:tab/>
            </w:r>
            <w:r>
              <w:rPr>
                <w:rStyle w:val="Sautdindex"/>
              </w:rPr>
              <w:t>Liste : ass_type_raccord</w:t>
            </w:r>
            <w:r>
              <w:rPr>
                <w:webHidden/>
              </w:rPr>
              <w:fldChar w:fldCharType="begin"/>
            </w:r>
            <w:r>
              <w:rPr>
                <w:webHidden/>
              </w:rPr>
              <w:instrText xml:space="preserve">PAGEREF _Toc183520246 \h</w:instrText>
            </w:r>
            <w:r>
              <w:rPr>
                <w:webHidden/>
              </w:rPr>
              <w:fldChar w:fldCharType="separate"/>
            </w:r>
            <w:r>
              <w:rPr>
                <w:rStyle w:val="Sautdindex"/>
                <w:vanish w:val="false"/>
              </w:rPr>
              <w:tab/>
              <w:t>143</w:t>
            </w:r>
            <w:r>
              <w:rPr>
                <w:webHidden/>
              </w:rPr>
              <w:fldChar w:fldCharType="end"/>
            </w:r>
          </w:hyperlink>
        </w:p>
        <w:p>
          <w:pPr>
            <w:pStyle w:val="Tabledesmatiresniveau4"/>
            <w:tabs>
              <w:tab w:val="clear" w:pos="709"/>
              <w:tab w:val="left" w:pos="1920" w:leader="none"/>
              <w:tab w:val="right" w:pos="9629" w:leader="underscore"/>
            </w:tabs>
            <w:rPr>
              <w:rFonts w:eastAsia="Arial" w:cs="Arial" w:cstheme="minorBidi" w:eastAsiaTheme="minorEastAsia"/>
              <w:sz w:val="22"/>
              <w:szCs w:val="22"/>
              <w:lang w:eastAsia="fr-FR" w:bidi="ar-SA"/>
            </w:rPr>
          </w:pPr>
          <w:hyperlink w:anchor="_Toc183520247">
            <w:r>
              <w:rPr>
                <w:webHidden/>
                <w:rStyle w:val="Sautdindex"/>
                <w:rFonts w:cs="Calibri Light" w:cstheme="majorHAnsi"/>
              </w:rPr>
              <w:t>3.11.2.27.</w:t>
            </w:r>
            <w:r>
              <w:rPr>
                <w:rStyle w:val="Sautdindex"/>
                <w:rFonts w:eastAsia="Arial" w:cs="Arial" w:cstheme="minorBidi" w:eastAsiaTheme="minorEastAsia"/>
                <w:sz w:val="22"/>
                <w:szCs w:val="22"/>
                <w:lang w:eastAsia="fr-FR" w:bidi="ar-SA"/>
              </w:rPr>
              <w:tab/>
            </w:r>
            <w:r>
              <w:rPr>
                <w:rStyle w:val="Sautdindex"/>
              </w:rPr>
              <w:t>Liste : ass_type_regard</w:t>
            </w:r>
            <w:r>
              <w:rPr>
                <w:webHidden/>
              </w:rPr>
              <w:fldChar w:fldCharType="begin"/>
            </w:r>
            <w:r>
              <w:rPr>
                <w:webHidden/>
              </w:rPr>
              <w:instrText xml:space="preserve">PAGEREF _Toc183520247 \h</w:instrText>
            </w:r>
            <w:r>
              <w:rPr>
                <w:webHidden/>
              </w:rPr>
              <w:fldChar w:fldCharType="separate"/>
            </w:r>
            <w:r>
              <w:rPr>
                <w:rStyle w:val="Sautdindex"/>
                <w:vanish w:val="false"/>
              </w:rPr>
              <w:tab/>
              <w:t>143</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48">
            <w:r>
              <w:rPr>
                <w:webHidden/>
                <w:rStyle w:val="Sautdindex"/>
              </w:rPr>
              <w:t>3.12</w:t>
            </w:r>
            <w:r>
              <w:rPr>
                <w:rStyle w:val="Sautdindex"/>
                <w:rFonts w:eastAsia="Arial" w:cs="Arial" w:cstheme="minorBidi" w:eastAsiaTheme="minorEastAsia"/>
                <w:b w:val="false"/>
                <w:bCs w:val="false"/>
                <w:lang w:eastAsia="fr-FR" w:bidi="ar-SA"/>
              </w:rPr>
              <w:tab/>
            </w:r>
            <w:r>
              <w:rPr>
                <w:rStyle w:val="Sautdindex"/>
              </w:rPr>
              <w:t>Diagrammes de modélisation des données</w:t>
            </w:r>
            <w:r>
              <w:rPr>
                <w:webHidden/>
              </w:rPr>
              <w:fldChar w:fldCharType="begin"/>
            </w:r>
            <w:r>
              <w:rPr>
                <w:webHidden/>
              </w:rPr>
              <w:instrText xml:space="preserve">PAGEREF _Toc183520248 \h</w:instrText>
            </w:r>
            <w:r>
              <w:rPr>
                <w:webHidden/>
              </w:rPr>
              <w:fldChar w:fldCharType="separate"/>
            </w:r>
            <w:r>
              <w:rPr>
                <w:rStyle w:val="Sautdindex"/>
                <w:vanish w:val="false"/>
              </w:rPr>
              <w:tab/>
              <w:t>145</w:t>
            </w:r>
            <w:r>
              <w:rPr>
                <w:webHidden/>
              </w:rPr>
              <w:fldChar w:fldCharType="end"/>
            </w:r>
          </w:hyperlink>
        </w:p>
        <w:p>
          <w:pPr>
            <w:pStyle w:val="Tabledesmatiresniveau3"/>
            <w:tabs>
              <w:tab w:val="clear" w:pos="709"/>
              <w:tab w:val="left" w:pos="1440" w:leader="none"/>
              <w:tab w:val="right" w:pos="9629" w:leader="underscore"/>
            </w:tabs>
            <w:rPr>
              <w:rFonts w:eastAsia="Arial" w:cs="Arial" w:cstheme="minorBidi" w:eastAsiaTheme="minorEastAsia"/>
              <w:sz w:val="22"/>
              <w:szCs w:val="22"/>
              <w:lang w:eastAsia="fr-FR" w:bidi="ar-SA"/>
            </w:rPr>
          </w:pPr>
          <w:hyperlink w:anchor="_Toc183520249">
            <w:r>
              <w:rPr>
                <w:webHidden/>
                <w:rStyle w:val="Sautdindex"/>
              </w:rPr>
              <w:t>3.12.1</w:t>
            </w:r>
            <w:r>
              <w:rPr>
                <w:rStyle w:val="Sautdindex"/>
                <w:rFonts w:eastAsia="Arial" w:cs="Arial" w:cstheme="minorBidi" w:eastAsiaTheme="minorEastAsia"/>
                <w:sz w:val="22"/>
                <w:szCs w:val="22"/>
                <w:lang w:eastAsia="fr-FR" w:bidi="ar-SA"/>
              </w:rPr>
              <w:tab/>
            </w:r>
            <w:r>
              <w:rPr>
                <w:rStyle w:val="Sautdindex"/>
              </w:rPr>
              <w:t>Modèle global et de réseau</w:t>
            </w:r>
            <w:r>
              <w:rPr>
                <w:webHidden/>
              </w:rPr>
              <w:fldChar w:fldCharType="begin"/>
            </w:r>
            <w:r>
              <w:rPr>
                <w:webHidden/>
              </w:rPr>
              <w:instrText xml:space="preserve">PAGEREF _Toc183520249 \h</w:instrText>
            </w:r>
            <w:r>
              <w:rPr>
                <w:webHidden/>
              </w:rPr>
              <w:fldChar w:fldCharType="separate"/>
            </w:r>
            <w:r>
              <w:rPr>
                <w:rStyle w:val="Sautdindex"/>
                <w:vanish w:val="false"/>
              </w:rPr>
              <w:tab/>
              <w:t>146</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50">
            <w:r>
              <w:rPr>
                <w:webHidden/>
                <w:rStyle w:val="Sautdindex"/>
                <w:rFonts w:cs="Calibri Light" w:cstheme="majorHAnsi"/>
              </w:rPr>
              <w:t>3.12.1.1.</w:t>
            </w:r>
            <w:r>
              <w:rPr>
                <w:rStyle w:val="Sautdindex"/>
                <w:rFonts w:eastAsia="Arial" w:cs="Arial" w:cstheme="minorBidi" w:eastAsiaTheme="minorEastAsia"/>
                <w:sz w:val="22"/>
                <w:szCs w:val="22"/>
                <w:lang w:eastAsia="fr-FR" w:bidi="ar-SA"/>
              </w:rPr>
              <w:tab/>
            </w:r>
            <w:r>
              <w:rPr>
                <w:rStyle w:val="Sautdindex"/>
              </w:rPr>
              <w:t>Modèle Conceptuel de Données</w:t>
            </w:r>
            <w:r>
              <w:rPr>
                <w:webHidden/>
              </w:rPr>
              <w:fldChar w:fldCharType="begin"/>
            </w:r>
            <w:r>
              <w:rPr>
                <w:webHidden/>
              </w:rPr>
              <w:instrText xml:space="preserve">PAGEREF _Toc183520250 \h</w:instrText>
            </w:r>
            <w:r>
              <w:rPr>
                <w:webHidden/>
              </w:rPr>
              <w:fldChar w:fldCharType="separate"/>
            </w:r>
            <w:r>
              <w:rPr>
                <w:rStyle w:val="Sautdindex"/>
                <w:vanish w:val="false"/>
              </w:rPr>
              <w:tab/>
              <w:t>147</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51">
            <w:r>
              <w:rPr>
                <w:webHidden/>
                <w:rStyle w:val="Sautdindex"/>
                <w:rFonts w:cs="Calibri Light" w:cstheme="majorHAnsi"/>
              </w:rPr>
              <w:t>3.12.1.2.</w:t>
            </w:r>
            <w:r>
              <w:rPr>
                <w:rStyle w:val="Sautdindex"/>
                <w:rFonts w:eastAsia="Arial" w:cs="Arial" w:cstheme="minorBidi" w:eastAsiaTheme="minorEastAsia"/>
                <w:sz w:val="22"/>
                <w:szCs w:val="22"/>
                <w:lang w:eastAsia="fr-FR" w:bidi="ar-SA"/>
              </w:rPr>
              <w:tab/>
            </w:r>
            <w:r>
              <w:rPr>
                <w:rStyle w:val="Sautdindex"/>
              </w:rPr>
              <w:t>Modèle Logique de Données</w:t>
            </w:r>
            <w:r>
              <w:rPr>
                <w:webHidden/>
              </w:rPr>
              <w:fldChar w:fldCharType="begin"/>
            </w:r>
            <w:r>
              <w:rPr>
                <w:webHidden/>
              </w:rPr>
              <w:instrText xml:space="preserve">PAGEREF _Toc183520251 \h</w:instrText>
            </w:r>
            <w:r>
              <w:rPr>
                <w:webHidden/>
              </w:rPr>
              <w:fldChar w:fldCharType="separate"/>
            </w:r>
            <w:r>
              <w:rPr>
                <w:rStyle w:val="Sautdindex"/>
                <w:vanish w:val="false"/>
              </w:rPr>
              <w:tab/>
              <w:t>149</w:t>
            </w:r>
            <w:r>
              <w:rPr>
                <w:webHidden/>
              </w:rPr>
              <w:fldChar w:fldCharType="end"/>
            </w:r>
          </w:hyperlink>
        </w:p>
        <w:p>
          <w:pPr>
            <w:pStyle w:val="Tabledesmatiresniveau3"/>
            <w:tabs>
              <w:tab w:val="clear" w:pos="709"/>
              <w:tab w:val="left" w:pos="1440" w:leader="none"/>
              <w:tab w:val="right" w:pos="9629" w:leader="underscore"/>
            </w:tabs>
            <w:rPr>
              <w:rFonts w:eastAsia="Arial" w:cs="Arial" w:cstheme="minorBidi" w:eastAsiaTheme="minorEastAsia"/>
              <w:sz w:val="22"/>
              <w:szCs w:val="22"/>
              <w:lang w:eastAsia="fr-FR" w:bidi="ar-SA"/>
            </w:rPr>
          </w:pPr>
          <w:hyperlink w:anchor="_Toc183520252">
            <w:r>
              <w:rPr>
                <w:webHidden/>
                <w:rStyle w:val="Sautdindex"/>
              </w:rPr>
              <w:t>3.12.2</w:t>
            </w:r>
            <w:r>
              <w:rPr>
                <w:rStyle w:val="Sautdindex"/>
                <w:rFonts w:eastAsia="Arial" w:cs="Arial" w:cstheme="minorBidi" w:eastAsiaTheme="minorEastAsia"/>
                <w:sz w:val="22"/>
                <w:szCs w:val="22"/>
                <w:lang w:eastAsia="fr-FR" w:bidi="ar-SA"/>
              </w:rPr>
              <w:tab/>
            </w:r>
            <w:r>
              <w:rPr>
                <w:rStyle w:val="Sautdindex"/>
              </w:rPr>
              <w:t>Modèle de branchements</w:t>
            </w:r>
            <w:r>
              <w:rPr>
                <w:webHidden/>
              </w:rPr>
              <w:fldChar w:fldCharType="begin"/>
            </w:r>
            <w:r>
              <w:rPr>
                <w:webHidden/>
              </w:rPr>
              <w:instrText xml:space="preserve">PAGEREF _Toc183520252 \h</w:instrText>
            </w:r>
            <w:r>
              <w:rPr>
                <w:webHidden/>
              </w:rPr>
              <w:fldChar w:fldCharType="separate"/>
            </w:r>
            <w:r>
              <w:rPr>
                <w:rStyle w:val="Sautdindex"/>
                <w:vanish w:val="false"/>
              </w:rPr>
              <w:tab/>
              <w:t>151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53">
            <w:r>
              <w:rPr>
                <w:webHidden/>
                <w:rStyle w:val="Sautdindex"/>
                <w:rFonts w:cs="Calibri Light" w:cstheme="majorHAnsi"/>
              </w:rPr>
              <w:t>3.12.2.1.</w:t>
            </w:r>
            <w:r>
              <w:rPr>
                <w:rStyle w:val="Sautdindex"/>
                <w:rFonts w:eastAsia="Arial" w:cs="Arial" w:cstheme="minorBidi" w:eastAsiaTheme="minorEastAsia"/>
                <w:sz w:val="22"/>
                <w:szCs w:val="22"/>
                <w:lang w:eastAsia="fr-FR" w:bidi="ar-SA"/>
              </w:rPr>
              <w:tab/>
            </w:r>
            <w:r>
              <w:rPr>
                <w:rStyle w:val="Sautdindex"/>
              </w:rPr>
              <w:t>Modèle Conceptuel de Données</w:t>
            </w:r>
            <w:r>
              <w:rPr>
                <w:webHidden/>
              </w:rPr>
              <w:fldChar w:fldCharType="begin"/>
            </w:r>
            <w:r>
              <w:rPr>
                <w:webHidden/>
              </w:rPr>
              <w:instrText xml:space="preserve">PAGEREF _Toc183520253 \h</w:instrText>
            </w:r>
            <w:r>
              <w:rPr>
                <w:webHidden/>
              </w:rPr>
              <w:fldChar w:fldCharType="separate"/>
            </w:r>
            <w:r>
              <w:rPr>
                <w:rStyle w:val="Sautdindex"/>
                <w:vanish w:val="false"/>
              </w:rPr>
              <w:tab/>
              <w:t>151</w:t>
            </w:r>
            <w:r>
              <w:rPr>
                <w:webHidden/>
              </w:rPr>
              <w:fldChar w:fldCharType="end"/>
            </w:r>
          </w:hyperlink>
        </w:p>
        <w:p>
          <w:pPr>
            <w:pStyle w:val="Tabledesmatiresniveau4"/>
            <w:tabs>
              <w:tab w:val="clear" w:pos="709"/>
              <w:tab w:val="left" w:pos="1680" w:leader="none"/>
              <w:tab w:val="right" w:pos="9629" w:leader="underscore"/>
            </w:tabs>
            <w:rPr>
              <w:rFonts w:eastAsia="Arial" w:cs="Arial" w:cstheme="minorBidi" w:eastAsiaTheme="minorEastAsia"/>
              <w:sz w:val="22"/>
              <w:szCs w:val="22"/>
              <w:lang w:eastAsia="fr-FR" w:bidi="ar-SA"/>
            </w:rPr>
          </w:pPr>
          <w:hyperlink w:anchor="_Toc183520254">
            <w:r>
              <w:rPr>
                <w:webHidden/>
                <w:rStyle w:val="Sautdindex"/>
                <w:rFonts w:cs="Calibri Light" w:cstheme="majorHAnsi"/>
              </w:rPr>
              <w:t>3.12.2.2.</w:t>
            </w:r>
            <w:r>
              <w:rPr>
                <w:rStyle w:val="Sautdindex"/>
                <w:rFonts w:eastAsia="Arial" w:cs="Arial" w:cstheme="minorBidi" w:eastAsiaTheme="minorEastAsia"/>
                <w:sz w:val="22"/>
                <w:szCs w:val="22"/>
                <w:lang w:eastAsia="fr-FR" w:bidi="ar-SA"/>
              </w:rPr>
              <w:tab/>
            </w:r>
            <w:r>
              <w:rPr>
                <w:rStyle w:val="Sautdindex"/>
              </w:rPr>
              <w:t>Modèle Logique de Données</w:t>
            </w:r>
            <w:r>
              <w:rPr>
                <w:webHidden/>
              </w:rPr>
              <w:fldChar w:fldCharType="begin"/>
            </w:r>
            <w:r>
              <w:rPr>
                <w:webHidden/>
              </w:rPr>
              <w:instrText xml:space="preserve">PAGEREF _Toc183520254 \h</w:instrText>
            </w:r>
            <w:r>
              <w:rPr>
                <w:webHidden/>
              </w:rPr>
              <w:fldChar w:fldCharType="separate"/>
            </w:r>
            <w:r>
              <w:rPr>
                <w:rStyle w:val="Sautdindex"/>
                <w:vanish w:val="false"/>
              </w:rPr>
              <w:tab/>
              <w:t>153</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55">
            <w:r>
              <w:rPr>
                <w:webHidden/>
                <w:rStyle w:val="Sautdindex"/>
              </w:rPr>
              <w:t>3.13</w:t>
            </w:r>
            <w:r>
              <w:rPr>
                <w:rStyle w:val="Sautdindex"/>
                <w:rFonts w:eastAsia="Arial" w:cs="Arial" w:cstheme="minorBidi" w:eastAsiaTheme="minorEastAsia"/>
                <w:b w:val="false"/>
                <w:bCs w:val="false"/>
                <w:lang w:eastAsia="fr-FR" w:bidi="ar-SA"/>
              </w:rPr>
              <w:tab/>
            </w:r>
            <w:r>
              <w:rPr>
                <w:rStyle w:val="Sautdindex"/>
              </w:rPr>
              <w:t>Qualité des données</w:t>
            </w:r>
            <w:r>
              <w:rPr>
                <w:webHidden/>
              </w:rPr>
              <w:fldChar w:fldCharType="begin"/>
            </w:r>
            <w:r>
              <w:rPr>
                <w:webHidden/>
              </w:rPr>
              <w:instrText xml:space="preserve">PAGEREF _Toc183520255 \h</w:instrText>
            </w:r>
            <w:r>
              <w:rPr>
                <w:webHidden/>
              </w:rPr>
              <w:fldChar w:fldCharType="separate"/>
            </w:r>
            <w:r>
              <w:rPr>
                <w:rStyle w:val="Sautdindex"/>
                <w:vanish w:val="false"/>
              </w:rPr>
              <w:tab/>
              <w:t>156</w:t>
            </w:r>
            <w:r>
              <w:rPr>
                <w:webHidden/>
              </w:rPr>
              <w:fldChar w:fldCharType="end"/>
            </w:r>
          </w:hyperlink>
        </w:p>
        <w:p>
          <w:pPr>
            <w:pStyle w:val="Tabledesmatiresniveau1"/>
            <w:tabs>
              <w:tab w:val="clear" w:pos="709"/>
              <w:tab w:val="left" w:pos="480" w:leader="none"/>
              <w:tab w:val="right" w:pos="9629" w:leader="underscore"/>
            </w:tabs>
            <w:rPr>
              <w:rFonts w:eastAsia="Arial" w:cs="Arial" w:cstheme="minorBidi" w:eastAsiaTheme="minorEastAsia"/>
              <w:b w:val="false"/>
              <w:b w:val="false"/>
              <w:bCs w:val="false"/>
              <w:i w:val="false"/>
              <w:i w:val="false"/>
              <w:iCs w:val="false"/>
              <w:sz w:val="22"/>
              <w:szCs w:val="22"/>
              <w:lang w:eastAsia="fr-FR" w:bidi="ar-SA"/>
            </w:rPr>
          </w:pPr>
          <w:hyperlink w:anchor="_Toc183520256">
            <w:r>
              <w:rPr>
                <w:webHidden/>
                <w:rStyle w:val="Sautdindex"/>
              </w:rPr>
              <w:t>4</w:t>
            </w:r>
            <w:r>
              <w:rPr>
                <w:rStyle w:val="Sautdindex"/>
                <w:rFonts w:eastAsia="Arial" w:cs="Arial" w:cstheme="minorBidi" w:eastAsiaTheme="minorEastAsia"/>
                <w:b w:val="false"/>
                <w:bCs w:val="false"/>
                <w:i w:val="false"/>
                <w:iCs w:val="false"/>
                <w:sz w:val="22"/>
                <w:szCs w:val="22"/>
                <w:lang w:eastAsia="fr-FR" w:bidi="ar-SA"/>
              </w:rPr>
              <w:tab/>
            </w:r>
            <w:r>
              <w:rPr>
                <w:rStyle w:val="Sautdindex"/>
              </w:rPr>
              <w:t>Annexes</w:t>
            </w:r>
            <w:r>
              <w:rPr>
                <w:webHidden/>
              </w:rPr>
              <w:fldChar w:fldCharType="begin"/>
            </w:r>
            <w:r>
              <w:rPr>
                <w:webHidden/>
              </w:rPr>
              <w:instrText xml:space="preserve">PAGEREF _Toc183520256 \h</w:instrText>
            </w:r>
            <w:r>
              <w:rPr>
                <w:webHidden/>
              </w:rPr>
              <w:fldChar w:fldCharType="separate"/>
            </w:r>
            <w:r>
              <w:rPr>
                <w:rStyle w:val="Sautdindex"/>
                <w:vanish w:val="false"/>
              </w:rPr>
              <w:tab/>
              <w:t>157</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57">
            <w:r>
              <w:rPr>
                <w:webHidden/>
                <w:rStyle w:val="Sautdindex"/>
              </w:rPr>
              <w:t>4.1</w:t>
            </w:r>
            <w:r>
              <w:rPr>
                <w:rStyle w:val="Sautdindex"/>
                <w:rFonts w:eastAsia="Arial" w:cs="Arial" w:cstheme="minorBidi" w:eastAsiaTheme="minorEastAsia"/>
                <w:b w:val="false"/>
                <w:bCs w:val="false"/>
                <w:lang w:eastAsia="fr-FR" w:bidi="ar-SA"/>
              </w:rPr>
              <w:tab/>
            </w:r>
            <w:r>
              <w:rPr>
                <w:rStyle w:val="Sautdindex"/>
              </w:rPr>
              <w:t>Modélisation</w:t>
            </w:r>
            <w:r>
              <w:rPr>
                <w:webHidden/>
              </w:rPr>
              <w:fldChar w:fldCharType="begin"/>
            </w:r>
            <w:r>
              <w:rPr>
                <w:webHidden/>
              </w:rPr>
              <w:instrText xml:space="preserve">PAGEREF _Toc183520257 \h</w:instrText>
            </w:r>
            <w:r>
              <w:rPr>
                <w:webHidden/>
              </w:rPr>
              <w:fldChar w:fldCharType="separate"/>
            </w:r>
            <w:r>
              <w:rPr>
                <w:rStyle w:val="Sautdindex"/>
                <w:vanish w:val="false"/>
              </w:rPr>
              <w:tab/>
              <w:t>157</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58">
            <w:r>
              <w:rPr>
                <w:webHidden/>
                <w:rStyle w:val="Sautdindex"/>
              </w:rPr>
              <w:t>4.2</w:t>
            </w:r>
            <w:r>
              <w:rPr>
                <w:rStyle w:val="Sautdindex"/>
                <w:rFonts w:eastAsia="Arial" w:cs="Arial" w:cstheme="minorBidi" w:eastAsiaTheme="minorEastAsia"/>
                <w:b w:val="false"/>
                <w:bCs w:val="false"/>
                <w:lang w:eastAsia="fr-FR" w:bidi="ar-SA"/>
              </w:rPr>
              <w:tab/>
            </w:r>
            <w:r>
              <w:rPr>
                <w:rStyle w:val="Sautdindex"/>
              </w:rPr>
              <w:t>Dictionnaire de données</w:t>
            </w:r>
            <w:r>
              <w:rPr>
                <w:webHidden/>
              </w:rPr>
              <w:fldChar w:fldCharType="begin"/>
            </w:r>
            <w:r>
              <w:rPr>
                <w:webHidden/>
              </w:rPr>
              <w:instrText xml:space="preserve">PAGEREF _Toc183520258 \h</w:instrText>
            </w:r>
            <w:r>
              <w:rPr>
                <w:webHidden/>
              </w:rPr>
              <w:fldChar w:fldCharType="separate"/>
            </w:r>
            <w:r>
              <w:rPr>
                <w:rStyle w:val="Sautdindex"/>
                <w:vanish w:val="false"/>
              </w:rPr>
              <w:tab/>
              <w:t>157</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59">
            <w:r>
              <w:rPr>
                <w:webHidden/>
                <w:rStyle w:val="Sautdindex"/>
              </w:rPr>
              <w:t>4.3</w:t>
            </w:r>
            <w:r>
              <w:rPr>
                <w:rStyle w:val="Sautdindex"/>
                <w:rFonts w:eastAsia="Arial" w:cs="Arial" w:cstheme="minorBidi" w:eastAsiaTheme="minorEastAsia"/>
                <w:b w:val="false"/>
                <w:bCs w:val="false"/>
                <w:lang w:eastAsia="fr-FR" w:bidi="ar-SA"/>
              </w:rPr>
              <w:tab/>
            </w:r>
            <w:r>
              <w:rPr>
                <w:rStyle w:val="Sautdindex"/>
              </w:rPr>
              <w:t>Symbologie Eau et Assainissement</w:t>
            </w:r>
            <w:r>
              <w:rPr>
                <w:webHidden/>
              </w:rPr>
              <w:fldChar w:fldCharType="begin"/>
            </w:r>
            <w:r>
              <w:rPr>
                <w:webHidden/>
              </w:rPr>
              <w:instrText xml:space="preserve">PAGEREF _Toc183520259 \h</w:instrText>
            </w:r>
            <w:r>
              <w:rPr>
                <w:webHidden/>
              </w:rPr>
              <w:fldChar w:fldCharType="separate"/>
            </w:r>
            <w:r>
              <w:rPr>
                <w:rStyle w:val="Sautdindex"/>
                <w:vanish w:val="false"/>
              </w:rPr>
              <w:tab/>
              <w:t>157</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60">
            <w:r>
              <w:rPr>
                <w:webHidden/>
                <w:rStyle w:val="Sautdindex"/>
              </w:rPr>
              <w:t>4.4</w:t>
            </w:r>
            <w:r>
              <w:rPr>
                <w:rStyle w:val="Sautdindex"/>
                <w:rFonts w:eastAsia="Arial" w:cs="Arial" w:cstheme="minorBidi" w:eastAsiaTheme="minorEastAsia"/>
                <w:b w:val="false"/>
                <w:bCs w:val="false"/>
                <w:lang w:eastAsia="fr-FR" w:bidi="ar-SA"/>
              </w:rPr>
              <w:tab/>
            </w:r>
            <w:r>
              <w:rPr>
                <w:rStyle w:val="Sautdindex"/>
              </w:rPr>
              <w:t>Base PostGIS</w:t>
            </w:r>
            <w:r>
              <w:rPr>
                <w:webHidden/>
              </w:rPr>
              <w:fldChar w:fldCharType="begin"/>
            </w:r>
            <w:r>
              <w:rPr>
                <w:webHidden/>
              </w:rPr>
              <w:instrText xml:space="preserve">PAGEREF _Toc183520260 \h</w:instrText>
            </w:r>
            <w:r>
              <w:rPr>
                <w:webHidden/>
              </w:rPr>
              <w:fldChar w:fldCharType="separate"/>
            </w:r>
            <w:r>
              <w:rPr>
                <w:rStyle w:val="Sautdindex"/>
                <w:vanish w:val="false"/>
              </w:rPr>
              <w:tab/>
              <w:t>157</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61">
            <w:r>
              <w:rPr>
                <w:webHidden/>
                <w:rStyle w:val="Sautdindex"/>
              </w:rPr>
              <w:t>4.5</w:t>
            </w:r>
            <w:r>
              <w:rPr>
                <w:rStyle w:val="Sautdindex"/>
                <w:rFonts w:eastAsia="Arial" w:cs="Arial" w:cstheme="minorBidi" w:eastAsiaTheme="minorEastAsia"/>
                <w:b w:val="false"/>
                <w:bCs w:val="false"/>
                <w:lang w:eastAsia="fr-FR" w:bidi="ar-SA"/>
              </w:rPr>
              <w:tab/>
            </w:r>
            <w:r>
              <w:rPr>
                <w:rStyle w:val="Sautdindex"/>
              </w:rPr>
              <w:t>Gabarits GPKG</w:t>
            </w:r>
            <w:r>
              <w:rPr>
                <w:webHidden/>
              </w:rPr>
              <w:fldChar w:fldCharType="begin"/>
            </w:r>
            <w:r>
              <w:rPr>
                <w:webHidden/>
              </w:rPr>
              <w:instrText xml:space="preserve">PAGEREF _Toc183520261 \h</w:instrText>
            </w:r>
            <w:r>
              <w:rPr>
                <w:webHidden/>
              </w:rPr>
              <w:fldChar w:fldCharType="separate"/>
            </w:r>
            <w:r>
              <w:rPr>
                <w:rStyle w:val="Sautdindex"/>
                <w:vanish w:val="false"/>
              </w:rPr>
              <w:tab/>
              <w:t>158</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62">
            <w:r>
              <w:rPr>
                <w:webHidden/>
                <w:rStyle w:val="Sautdindex"/>
              </w:rPr>
              <w:t>4.6</w:t>
            </w:r>
            <w:r>
              <w:rPr>
                <w:rStyle w:val="Sautdindex"/>
                <w:rFonts w:eastAsia="Arial" w:cs="Arial" w:cstheme="minorBidi" w:eastAsiaTheme="minorEastAsia"/>
                <w:b w:val="false"/>
                <w:bCs w:val="false"/>
                <w:lang w:eastAsia="fr-FR" w:bidi="ar-SA"/>
              </w:rPr>
              <w:tab/>
            </w:r>
            <w:r>
              <w:rPr>
                <w:rStyle w:val="Sautdindex"/>
              </w:rPr>
              <w:t>Listes valeurs</w:t>
            </w:r>
            <w:r>
              <w:rPr>
                <w:webHidden/>
              </w:rPr>
              <w:fldChar w:fldCharType="begin"/>
            </w:r>
            <w:r>
              <w:rPr>
                <w:webHidden/>
              </w:rPr>
              <w:instrText xml:space="preserve">PAGEREF _Toc183520262 \h</w:instrText>
            </w:r>
            <w:r>
              <w:rPr>
                <w:webHidden/>
              </w:rPr>
              <w:fldChar w:fldCharType="separate"/>
            </w:r>
            <w:r>
              <w:rPr>
                <w:rStyle w:val="Sautdindex"/>
                <w:vanish w:val="false"/>
              </w:rPr>
              <w:tab/>
              <w:t>158</w:t>
            </w:r>
            <w:r>
              <w:rPr>
                <w:webHidden/>
              </w:rPr>
              <w:fldChar w:fldCharType="end"/>
            </w:r>
          </w:hyperlink>
        </w:p>
        <w:p>
          <w:pPr>
            <w:pStyle w:val="Tabledesmatiresniveau2"/>
            <w:tabs>
              <w:tab w:val="clear" w:pos="709"/>
              <w:tab w:val="left" w:pos="960" w:leader="none"/>
              <w:tab w:val="right" w:pos="9629" w:leader="underscore"/>
            </w:tabs>
            <w:rPr>
              <w:rFonts w:eastAsia="Arial" w:cs="Arial" w:cstheme="minorBidi" w:eastAsiaTheme="minorEastAsia"/>
              <w:b w:val="false"/>
              <w:b w:val="false"/>
              <w:bCs w:val="false"/>
              <w:lang w:eastAsia="fr-FR" w:bidi="ar-SA"/>
            </w:rPr>
          </w:pPr>
          <w:hyperlink w:anchor="_Toc183520263">
            <w:r>
              <w:rPr>
                <w:webHidden/>
                <w:rStyle w:val="Sautdindex"/>
              </w:rPr>
              <w:t>4.7</w:t>
            </w:r>
            <w:r>
              <w:rPr>
                <w:rStyle w:val="Sautdindex"/>
                <w:rFonts w:eastAsia="Arial" w:cs="Arial" w:cstheme="minorBidi" w:eastAsiaTheme="minorEastAsia"/>
                <w:b w:val="false"/>
                <w:bCs w:val="false"/>
                <w:lang w:eastAsia="fr-FR" w:bidi="ar-SA"/>
              </w:rPr>
              <w:tab/>
            </w:r>
            <w:r>
              <w:rPr>
                <w:rStyle w:val="Sautdindex"/>
              </w:rPr>
              <w:t>Wiki</w:t>
            </w:r>
            <w:r>
              <w:rPr>
                <w:webHidden/>
              </w:rPr>
              <w:fldChar w:fldCharType="begin"/>
            </w:r>
            <w:r>
              <w:rPr>
                <w:webHidden/>
              </w:rPr>
              <w:instrText xml:space="preserve">PAGEREF _Toc183520263 \h</w:instrText>
            </w:r>
            <w:r>
              <w:rPr>
                <w:webHidden/>
              </w:rPr>
              <w:fldChar w:fldCharType="separate"/>
            </w:r>
            <w:r>
              <w:rPr>
                <w:rStyle w:val="Sautdindex"/>
                <w:vanish w:val="false"/>
              </w:rPr>
              <w:tab/>
              <w:t>158</w:t>
            </w:r>
            <w:r>
              <w:rPr>
                <w:webHidden/>
              </w:rPr>
              <w:fldChar w:fldCharType="end"/>
            </w:r>
          </w:hyperlink>
        </w:p>
        <w:p>
          <w:pPr>
            <w:pStyle w:val="Normal"/>
            <w:rPr/>
          </w:pPr>
          <w:r>
            <w:rPr/>
          </w:r>
          <w:r>
            <w:rPr/>
            <w:fldChar w:fldCharType="end"/>
          </w:r>
        </w:p>
      </w:sdtContent>
    </w:sdt>
    <w:p>
      <w:pPr>
        <w:pStyle w:val="Normal"/>
        <w:rPr>
          <w:b/>
          <w:b/>
          <w:sz w:val="28"/>
        </w:rPr>
      </w:pPr>
      <w:r>
        <w:rPr>
          <w:b/>
          <w:sz w:val="28"/>
        </w:rPr>
      </w:r>
      <w:r>
        <w:br w:type="page"/>
      </w:r>
    </w:p>
    <w:p>
      <w:pPr>
        <w:pStyle w:val="Titreentte"/>
        <w:rPr/>
      </w:pPr>
      <w:r>
        <w:rPr/>
        <w:t>Glossaire</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399"/>
        <w:gridCol w:w="6239"/>
      </w:tblGrid>
      <w:tr>
        <w:trPr/>
        <w:tc>
          <w:tcPr>
            <w:tcW w:w="3399" w:type="dxa"/>
            <w:tcBorders>
              <w:top w:val="single" w:sz="4" w:space="0" w:color="CCCCCC"/>
              <w:left w:val="single" w:sz="4" w:space="0" w:color="CCCCCC"/>
              <w:bottom w:val="single" w:sz="4" w:space="0" w:color="CCCCCC"/>
            </w:tcBorders>
          </w:tcPr>
          <w:p>
            <w:pPr>
              <w:pStyle w:val="Contenudetableau"/>
              <w:widowControl w:val="false"/>
              <w:spacing w:before="0" w:after="60"/>
              <w:rPr/>
            </w:pPr>
            <w:r>
              <w:rPr/>
              <w:t>Assainissement</w:t>
            </w:r>
          </w:p>
        </w:tc>
        <w:tc>
          <w:tcPr>
            <w:tcW w:w="6239" w:type="dxa"/>
            <w:tcBorders>
              <w:top w:val="single" w:sz="4" w:space="0" w:color="CCCCCC"/>
              <w:left w:val="single" w:sz="4" w:space="0" w:color="CCCCCC"/>
              <w:bottom w:val="single" w:sz="4" w:space="0" w:color="CCCCCC"/>
              <w:right w:val="single" w:sz="4" w:space="0" w:color="CCCCCC"/>
            </w:tcBorders>
          </w:tcPr>
          <w:p>
            <w:pPr>
              <w:pStyle w:val="Contenudetableau"/>
              <w:widowControl w:val="false"/>
              <w:spacing w:before="0" w:after="60"/>
              <w:rPr/>
            </w:pPr>
            <w:r>
              <w:rPr/>
              <w:t>Démarche visant à améliorer la situation sanitaire globale de l'environnement dans ses différents composants. Il comprend la collecte, le traitement et l'évacuation des déchets liquides, des déchets solides et des excréments</w:t>
            </w:r>
            <w:r>
              <w:rPr>
                <w:rStyle w:val="Ancredenotedebasdepage"/>
              </w:rPr>
              <w:footnoteReference w:id="2"/>
            </w:r>
            <w:r>
              <w:rPr/>
              <w:t>.</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Association</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Relation entre classes d'objets (entités), qui décrit un ensemble de liens entre leurs instances.</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Attribut</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Propriété structurelle d'une classe d’objets (entités) qui caractérise ses instances. Plus simplement, donnée déclarée au niveau d'une classe d’objets (entités) et valorisée par chacun des objets de cette classe d’objet (entité).</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Classe d'objets</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Description abstraite d'un ensemble d'objets qui partagent les mêmes propriétés (géométrie, attributs et association) et donc la même sémantique. Une classe d’objets est aussi appelée entité.</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Collectivité territoriale</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Une collectivité territoriale est une autorité publique distincte de l'État. Chaque collectivité (commune, département, région…) est dotée d’un exécutif et d’une assemblée délibérante élue au suffrage universel. Elle exerce librement ses prérogatives en complément de l’action de l’État</w:t>
            </w:r>
            <w:r>
              <w:rPr>
                <w:rStyle w:val="Ancredenotedebasdepage"/>
              </w:rPr>
              <w:footnoteReference w:id="3"/>
            </w:r>
            <w:r>
              <w:rPr/>
              <w:t>.</w:t>
            </w:r>
          </w:p>
        </w:tc>
      </w:tr>
      <w:tr>
        <w:trPr/>
        <w:tc>
          <w:tcPr>
            <w:tcW w:w="3399" w:type="dxa"/>
            <w:tcBorders>
              <w:left w:val="single" w:sz="4" w:space="0" w:color="CCCCCC"/>
              <w:bottom w:val="single" w:sz="4" w:space="0" w:color="CCCCCC"/>
            </w:tcBorders>
          </w:tcPr>
          <w:p>
            <w:pPr>
              <w:pStyle w:val="Normal"/>
              <w:widowControl w:val="false"/>
              <w:spacing w:before="0" w:after="60"/>
              <w:rPr/>
            </w:pPr>
            <w:r>
              <w:rPr/>
              <w:t>Couche</w:t>
            </w:r>
          </w:p>
        </w:tc>
        <w:tc>
          <w:tcPr>
            <w:tcW w:w="6239" w:type="dxa"/>
            <w:tcBorders>
              <w:left w:val="single" w:sz="4" w:space="0" w:color="CCCCCC"/>
              <w:bottom w:val="single" w:sz="4" w:space="0" w:color="CCCCCC"/>
              <w:right w:val="single" w:sz="4" w:space="0" w:color="CCCCCC"/>
            </w:tcBorders>
          </w:tcPr>
          <w:p>
            <w:pPr>
              <w:pStyle w:val="Normal"/>
              <w:widowControl w:val="false"/>
              <w:spacing w:before="0" w:after="60"/>
              <w:rPr/>
            </w:pPr>
            <w:r>
              <w:rPr/>
              <w:t>Mise en forme de jeux de données géographiques suivant une symbologie et un étiquetage défini.</w:t>
            </w:r>
          </w:p>
        </w:tc>
      </w:tr>
      <w:tr>
        <w:trPr>
          <w:trHeight w:val="313" w:hRule="atLeast"/>
        </w:trPr>
        <w:tc>
          <w:tcPr>
            <w:tcW w:w="3399" w:type="dxa"/>
            <w:tcBorders>
              <w:left w:val="single" w:sz="4" w:space="0" w:color="CCCCCC"/>
              <w:bottom w:val="single" w:sz="4" w:space="0" w:color="CCCCCC"/>
            </w:tcBorders>
          </w:tcPr>
          <w:p>
            <w:pPr>
              <w:pStyle w:val="Normal"/>
              <w:widowControl w:val="false"/>
              <w:spacing w:before="0" w:after="60"/>
              <w:rPr/>
            </w:pPr>
            <w:r>
              <w:rPr/>
              <w:t>Héritage</w:t>
            </w:r>
          </w:p>
        </w:tc>
        <w:tc>
          <w:tcPr>
            <w:tcW w:w="6239" w:type="dxa"/>
            <w:tcBorders>
              <w:left w:val="single" w:sz="4" w:space="0" w:color="CCCCCC"/>
              <w:bottom w:val="single" w:sz="4" w:space="0" w:color="CCCCCC"/>
              <w:right w:val="single" w:sz="4" w:space="0" w:color="CCCCCC"/>
            </w:tcBorders>
          </w:tcPr>
          <w:p>
            <w:pPr>
              <w:pStyle w:val="Normal"/>
              <w:widowControl w:val="false"/>
              <w:spacing w:before="0" w:after="60"/>
              <w:rPr/>
            </w:pPr>
            <w:r>
              <w:rPr>
                <w:highlight w:val="white"/>
              </w:rPr>
              <w:t>L'héritage établit une relation de généralisation-</w:t>
            </w:r>
            <w:r>
              <w:fldChar w:fldCharType="begin"/>
            </w:r>
            <w:r>
              <w:rPr>
                <w:highlight w:val="white"/>
              </w:rPr>
              <w:instrText xml:space="preserve"> HYPERLINK "https://fr.wikipedia.org/wiki/Spécialisation" \l "Définition_informatique" \n Spécialisation</w:instrText>
            </w:r>
            <w:r>
              <w:rPr>
                <w:highlight w:val="white"/>
              </w:rPr>
              <w:fldChar w:fldCharType="separate"/>
            </w:r>
            <w:r>
              <w:rPr>
                <w:highlight w:val="white"/>
              </w:rPr>
              <w:t>spécialisation</w:t>
            </w:r>
            <w:r>
              <w:rPr>
                <w:highlight w:val="white"/>
              </w:rPr>
              <w:fldChar w:fldCharType="end"/>
            </w:r>
            <w:r>
              <w:rPr>
                <w:highlight w:val="white"/>
              </w:rPr>
              <w:t xml:space="preserve"> qui permet d'hériter dans la déclaration d’une nouvelle classe (appelée classe dérivée, classe fille, classe enfant ou sous-classe) des caractéristiques (propriétés et méthodes) de la déclaration d'une autre classe (appelée classe de base, classe mère, classe parent ou super-classe).</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Eau potable</w:t>
            </w:r>
          </w:p>
        </w:tc>
        <w:tc>
          <w:tcPr>
            <w:tcW w:w="6239" w:type="dxa"/>
            <w:tcBorders>
              <w:left w:val="single" w:sz="4" w:space="0" w:color="CCCCCC"/>
              <w:bottom w:val="single" w:sz="4" w:space="0" w:color="CCCCCC"/>
              <w:right w:val="single" w:sz="4" w:space="0" w:color="CCCCCC"/>
            </w:tcBorders>
          </w:tcPr>
          <w:p>
            <w:pPr>
              <w:pStyle w:val="Normal"/>
              <w:widowControl w:val="false"/>
              <w:spacing w:before="0" w:after="60"/>
              <w:rPr/>
            </w:pPr>
            <w:r>
              <w:rPr/>
              <w:t>Eau que l’on peut boire ou utiliser à des fins domestiques et industrielles sans risque pour la santé</w:t>
            </w:r>
            <w:r>
              <w:rPr>
                <w:rStyle w:val="Ancredenotedebasdepage"/>
              </w:rPr>
              <w:footnoteReference w:id="4"/>
            </w:r>
            <w:r>
              <w:rPr/>
              <w:t>.</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Eau pluviale</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Nom donné à l'eau de pluie après qu'elle a touché le sol, une surface construite ou naturelle susceptible de l'intercepter ou de la récupérer</w:t>
            </w:r>
            <w:r>
              <w:rPr>
                <w:rStyle w:val="Ancredenotedebasdepage"/>
              </w:rPr>
              <w:footnoteReference w:id="5"/>
            </w:r>
            <w:r>
              <w:rPr/>
              <w:t>.</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Ensemble de série de données</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Une compilation de séries de données partageant la même spécification de produit</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ETL (Extract Transform Load)</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 xml:space="preserve">Outil logiciel permettant d'effectuer des synchronisations massives d'information d'une source de données vers une autre. </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Jointure (base de données)</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Une jointure permet de lier une Entité d’une Couche géographique à un enregistrement contenu dans une Table ou une Table attributaire par l’intermédiaire d’un Identifiant unique : une jointure permet de réaliser un lien simple de « 1 à 1 ».</w:t>
            </w:r>
          </w:p>
        </w:tc>
      </w:tr>
      <w:tr>
        <w:trPr>
          <w:trHeight w:val="645" w:hRule="atLeast"/>
        </w:trPr>
        <w:tc>
          <w:tcPr>
            <w:tcW w:w="3399" w:type="dxa"/>
            <w:tcBorders>
              <w:left w:val="single" w:sz="4" w:space="0" w:color="CCCCCC"/>
              <w:bottom w:val="single" w:sz="4" w:space="0" w:color="CCCCCC"/>
            </w:tcBorders>
          </w:tcPr>
          <w:p>
            <w:pPr>
              <w:pStyle w:val="Contenudetableau"/>
              <w:widowControl w:val="false"/>
              <w:spacing w:before="0" w:after="60"/>
              <w:rPr/>
            </w:pPr>
            <w:r>
              <w:rPr/>
              <w:t>Jointure spatiale</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Lie les objets d’une couche avec les objets d’une autre couche en fonction de leurs emplacements respectifs.</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Modèle conceptuel</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Modèle qui définit de façon abstraite les concepts d'un univers de discours (c’est-à-dire un domaine d'application)</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Modèle logique</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Le modèle logique des données consiste à décrire la structure de données utilisée sans faire référence à un langage de programmation.</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Référentiel</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Spécifications organisationnelles, techniques et juridiques de données géographiques élaborées pour homogénéiser des données géographiques issues de diverses sources.</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Relation (base de données)</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Une relation permet de relier une Entité d’une Couche géographique à un ou plusieurs enregistrements d’une Table ou une Table attributaire par l’intermédiaire d’un Identifiant unique : une relation permet de réaliser des relations multiples de « 1 à n » ou de « n à m ».</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Schéma d’application</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Schéma XML résultant de l’encodage en XML du modèle conceptuel de données.</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Série de données</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Compilation identifiable de données.</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Spécification de contenu</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Description détaillée d'un ensemble de données ou de séries de données qui permettra leur création, leur fourniture et leur utilisation par une autre partie.</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Structure physique de données</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Organisation des données dans un logiciel qui permet d'améliorer la recherche, la classification, ou le stockage de l'information.</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Table</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Dans une base de données, ensemble de données organisées sous forme d'un tableau où les colonnes correspondent à des catégories d'information et les lignes à des enregistrements, également appelés entrées</w:t>
            </w:r>
            <w:r>
              <w:rPr>
                <w:rStyle w:val="Ancredenotedebasdepage"/>
              </w:rPr>
              <w:footnoteReference w:id="6"/>
            </w:r>
            <w:r>
              <w:rPr/>
              <w:t>.</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Table attributaire</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Tableau des entrées d’une table permettant de consulter ses attributs.</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Type de données</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Les données manipulées en informatique sont typées, c'est-à-dire que pour chaque donnée utilisée il faut préciser le type de donnée. Cela détermine l'occupation mémoire (le nombre d'octets) et la représentation de la donnée.</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Valeur d'attribut</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La valeur d'attribut correspond à une réalisation de l'attribut caractérisant une occurrence de la classe à laquelle appartient cet attribut</w:t>
            </w:r>
          </w:p>
        </w:tc>
      </w:tr>
      <w:tr>
        <w:trPr/>
        <w:tc>
          <w:tcPr>
            <w:tcW w:w="3399" w:type="dxa"/>
            <w:tcBorders>
              <w:left w:val="single" w:sz="4" w:space="0" w:color="CCCCCC"/>
              <w:bottom w:val="single" w:sz="4" w:space="0" w:color="CCCCCC"/>
            </w:tcBorders>
          </w:tcPr>
          <w:p>
            <w:pPr>
              <w:pStyle w:val="Contenudetableau"/>
              <w:widowControl w:val="false"/>
              <w:spacing w:before="0" w:after="60"/>
              <w:rPr/>
            </w:pPr>
            <w:r>
              <w:rPr/>
              <w:t>Vue</w:t>
            </w:r>
          </w:p>
        </w:tc>
        <w:tc>
          <w:tcPr>
            <w:tcW w:w="6239" w:type="dxa"/>
            <w:tcBorders>
              <w:left w:val="single" w:sz="4" w:space="0" w:color="CCCCCC"/>
              <w:bottom w:val="single" w:sz="4" w:space="0" w:color="CCCCCC"/>
              <w:right w:val="single" w:sz="4" w:space="0" w:color="CCCCCC"/>
            </w:tcBorders>
          </w:tcPr>
          <w:p>
            <w:pPr>
              <w:pStyle w:val="Contenudetableau"/>
              <w:widowControl w:val="false"/>
              <w:spacing w:before="0" w:after="60"/>
              <w:rPr/>
            </w:pPr>
            <w:r>
              <w:rPr/>
              <w:t>Dans une base de données, synthèse d'une requête d'interrogation de la base</w:t>
            </w:r>
            <w:r>
              <w:rPr>
                <w:rStyle w:val="Ancredenotedebasdepage"/>
              </w:rPr>
              <w:footnoteReference w:id="7"/>
            </w:r>
            <w:r>
              <w:rPr/>
              <w:t>.</w:t>
            </w:r>
          </w:p>
        </w:tc>
      </w:tr>
    </w:tbl>
    <w:p>
      <w:pPr>
        <w:pStyle w:val="Normal"/>
        <w:rPr/>
      </w:pPr>
      <w:r>
        <w:rPr/>
      </w:r>
      <w:r>
        <w:br w:type="page"/>
      </w:r>
    </w:p>
    <w:p>
      <w:pPr>
        <w:pStyle w:val="Titreentte"/>
        <w:rPr/>
      </w:pPr>
      <w:r>
        <w:rPr/>
        <w:t>Acronymes et abréviations</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1990"/>
        <w:gridCol w:w="7648"/>
      </w:tblGrid>
      <w:tr>
        <w:trPr>
          <w:cantSplit w:val="true"/>
        </w:trPr>
        <w:tc>
          <w:tcPr>
            <w:tcW w:w="1990" w:type="dxa"/>
            <w:tcBorders>
              <w:top w:val="single" w:sz="4" w:space="0" w:color="CCCCCC"/>
              <w:left w:val="single" w:sz="4" w:space="0" w:color="CCCCCC"/>
              <w:bottom w:val="single" w:sz="4" w:space="0" w:color="CCCCCC"/>
            </w:tcBorders>
          </w:tcPr>
          <w:p>
            <w:pPr>
              <w:pStyle w:val="Contenudetableau"/>
              <w:widowControl w:val="false"/>
              <w:spacing w:before="0" w:after="60"/>
              <w:rPr/>
            </w:pPr>
            <w:r>
              <w:rPr/>
              <w:t>AEP</w:t>
            </w:r>
          </w:p>
        </w:tc>
        <w:tc>
          <w:tcPr>
            <w:tcW w:w="7648" w:type="dxa"/>
            <w:tcBorders>
              <w:top w:val="single" w:sz="4" w:space="0" w:color="CCCCCC"/>
              <w:left w:val="single" w:sz="4" w:space="0" w:color="CCCCCC"/>
              <w:bottom w:val="single" w:sz="4" w:space="0" w:color="CCCCCC"/>
              <w:right w:val="single" w:sz="4" w:space="0" w:color="CCCCCC"/>
            </w:tcBorders>
          </w:tcPr>
          <w:p>
            <w:pPr>
              <w:pStyle w:val="Contenudetableau"/>
              <w:widowControl w:val="false"/>
              <w:spacing w:before="0" w:after="60"/>
              <w:rPr/>
            </w:pPr>
            <w:r>
              <w:rPr/>
              <w:t>Adduction d’Eau Potable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AFIGÉO</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Association Française pour l’Information Géographique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AFNOR</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Association Française de NORmalisation</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AMOA</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Assistance à Maîtrise d’OuvrAge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ASTEE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Association Scientifique et Technique pour l'Eau et l'Environnement</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BE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Bureau d’Études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BIM</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Building Information Modeling</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CAO</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Conception Assistée par Ordinateur. Computer-Aided Design (CAD) en anglais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COVADIS</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Commission de validation des données pour l’information spatialisée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CNIG</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Conseil national de l’information géolocalisée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DAO</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Dessin Assisté par Ordinateur</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DICT</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Déclaration d'Intention de Commencement de Travaux</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DT</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Déclaration de Travaux</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ETL</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Extract Transform and Load</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GMAO</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Gestion de Maintenance Assistée par Ordinateur</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GUID</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Globally unique identifier (identificateur global unique)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GML</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Dialecte du langage XML permettant de coder des entités géographiques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GNSS</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Global Navigation Satellite System. Système de positionnement par satellites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GT</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Groupe de Travail</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IFC</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Industry Foundation Classes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IGN</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Institut National de l'Information Géographique et forestière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IMKL</w:t>
            </w:r>
          </w:p>
        </w:tc>
        <w:tc>
          <w:tcPr>
            <w:tcW w:w="7648" w:type="dxa"/>
            <w:tcBorders>
              <w:left w:val="single" w:sz="4" w:space="0" w:color="CCCCCC"/>
              <w:bottom w:val="single" w:sz="4" w:space="0" w:color="CCCCCC"/>
              <w:right w:val="single" w:sz="4" w:space="0" w:color="CCCCCC"/>
            </w:tcBorders>
          </w:tcPr>
          <w:p>
            <w:pPr>
              <w:pStyle w:val="Contenudetableau"/>
              <w:widowControl w:val="false"/>
              <w:rPr/>
            </w:pPr>
            <w:r>
              <w:rPr/>
              <w:t>Géostandard de positionnement des réseaux des Pays-Bas</w:t>
            </w:r>
          </w:p>
          <w:p>
            <w:pPr>
              <w:pStyle w:val="Contenudetableau"/>
              <w:widowControl w:val="false"/>
              <w:spacing w:before="0" w:after="60"/>
              <w:rPr/>
            </w:pPr>
            <w:r>
              <w:rPr/>
              <w:t>(Acronyme de InformatieModel Kabels en Leidingen)</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INSEE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Institut National de la Statistique et des Etudes Economiques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INSPIRE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lang w:val="en-US"/>
              </w:rPr>
            </w:pPr>
            <w:r>
              <w:rPr>
                <w:lang w:val="en-US"/>
              </w:rPr>
              <w:t xml:space="preserve">Infrastructure for Spatial Information in the European Community </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IoT</w:t>
            </w:r>
          </w:p>
        </w:tc>
        <w:tc>
          <w:tcPr>
            <w:tcW w:w="7648" w:type="dxa"/>
            <w:tcBorders>
              <w:left w:val="single" w:sz="4" w:space="0" w:color="CCCCCC"/>
              <w:bottom w:val="single" w:sz="4" w:space="0" w:color="CCCCCC"/>
              <w:right w:val="single" w:sz="4" w:space="0" w:color="CCCCCC"/>
            </w:tcBorders>
          </w:tcPr>
          <w:p>
            <w:pPr>
              <w:pStyle w:val="Contenudetableau"/>
              <w:widowControl w:val="false"/>
              <w:rPr/>
            </w:pPr>
            <w:r>
              <w:rPr/>
              <w:t>IoT (en anglais) ou IdO (en Français) : L’Internet des Objets</w:t>
            </w:r>
          </w:p>
          <w:p>
            <w:pPr>
              <w:pStyle w:val="Contenudetableau"/>
              <w:widowControl w:val="false"/>
              <w:spacing w:before="0" w:after="60"/>
              <w:rPr/>
            </w:pPr>
            <w:r>
              <w:rPr/>
              <w:t>Interconnexion entre l’Internet et différents Objets connectés (pouvant représenter des lieux, des environnements physiques, des éléments constitutifs des réseaux d’assainissement et d’eaux pluviales ou du réseau d’adduction d’eau potable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IRU</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Identifiant (ou Identificateur) de Ressource Unique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ISO</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International Standard Organisation</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ITV</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Inspection télévisée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JSON</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JavaScript Object Notation</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MOA</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Maître d’OuvrAge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MOE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Maître d’OEuvre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NGF</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Nivellement Général de la France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NGF/IGN69</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Système d’altitude IGN69</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OGC</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Open Geospatial Consortium</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ONEMA</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Office National de l'Eau et des Milieux Aquatiques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PCRS</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Plan du Corps de Rue Simplifié</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PMKL</w:t>
            </w:r>
          </w:p>
        </w:tc>
        <w:tc>
          <w:tcPr>
            <w:tcW w:w="7648" w:type="dxa"/>
            <w:tcBorders>
              <w:left w:val="single" w:sz="4" w:space="0" w:color="CCCCCC"/>
              <w:bottom w:val="single" w:sz="4" w:space="0" w:color="CCCCCC"/>
              <w:right w:val="single" w:sz="4" w:space="0" w:color="CCCCCC"/>
            </w:tcBorders>
          </w:tcPr>
          <w:p>
            <w:pPr>
              <w:pStyle w:val="Contenudetableau"/>
              <w:widowControl w:val="false"/>
              <w:rPr/>
            </w:pPr>
            <w:r>
              <w:rPr/>
              <w:t>Standard de représentation graphique du géostandard IMKL des Pays-Bas</w:t>
            </w:r>
          </w:p>
          <w:p>
            <w:pPr>
              <w:pStyle w:val="Contenudetableau"/>
              <w:widowControl w:val="false"/>
              <w:spacing w:before="0" w:after="60"/>
              <w:rPr/>
            </w:pPr>
            <w:r>
              <w:rPr/>
              <w:t>(Acronyme de PresentatieModel Kabels en Leidingen)</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RGAF09</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Réseau Géodésique des Antilles Françaises 2009</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RGF93</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Réseau Géodésique Français 1993</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RGFG95</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Réseau Géodésique Français de Guyane 1995</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RGM04</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Réseau Géodésique de Mayotte 2004</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RGR92</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Réseau Géodésique de La Réunion 1992</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SANDRE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Service d'Administration Nationale des Données et Référentiels sur l'Eau (piloté par l'ONEMA)</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SDIS</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Service départemental d’incendie et de secours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SGBD</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Système de gestion de base de données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SI</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Système d’Information</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SIG</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Système d'Information Géographique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SIREN</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Système informatique du répertoire des entreprises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SISPEA</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Système d’information des services publics d’eau et d’assainissement</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SLD</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Dialecte du langage XML servant à coder les descripteurs de couches stylisés</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UML</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Langage de modélisation unifié</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WMS</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Web Map Service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WFS</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Web Feature Service</w:t>
            </w:r>
          </w:p>
        </w:tc>
      </w:tr>
      <w:tr>
        <w:trPr>
          <w:trHeight w:val="322" w:hRule="atLeast"/>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XML</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Langage de balisage extensible</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StaR-DT</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Géostandard de description simplifiée des réseaux relevant de la réglementation anti-endommagement (DT-DICT)</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Star-Elec</w:t>
            </w:r>
          </w:p>
        </w:tc>
        <w:tc>
          <w:tcPr>
            <w:tcW w:w="7648" w:type="dxa"/>
            <w:tcBorders>
              <w:left w:val="single" w:sz="4" w:space="0" w:color="CCCCCC"/>
              <w:bottom w:val="single" w:sz="4" w:space="0" w:color="CCCCCC"/>
              <w:right w:val="single" w:sz="4" w:space="0" w:color="CCCCCC"/>
            </w:tcBorders>
          </w:tcPr>
          <w:p>
            <w:pPr>
              <w:pStyle w:val="Contenudetableau"/>
              <w:widowControl w:val="false"/>
              <w:rPr/>
            </w:pPr>
            <w:r>
              <w:rPr/>
              <w:t>Géostandard vectoriel métier, transverse aux maîtres d’ouvrage de réseaux électriques en voirie, basé sur le modèle de StaR-DT</w:t>
            </w:r>
          </w:p>
          <w:p>
            <w:pPr>
              <w:pStyle w:val="Contenudetableau"/>
              <w:widowControl w:val="false"/>
              <w:spacing w:before="0" w:after="60"/>
              <w:rPr/>
            </w:pPr>
            <w:r>
              <w:rPr/>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RAEPA</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Standard de données COVADIS pour les Réseaux d’AEP et d’Assainissement</w:t>
            </w:r>
          </w:p>
        </w:tc>
      </w:tr>
      <w:tr>
        <w:trPr>
          <w:cantSplit w:val="true"/>
        </w:trPr>
        <w:tc>
          <w:tcPr>
            <w:tcW w:w="1990" w:type="dxa"/>
            <w:tcBorders>
              <w:left w:val="single" w:sz="4" w:space="0" w:color="CCCCCC"/>
              <w:bottom w:val="single" w:sz="4" w:space="0" w:color="CCCCCC"/>
            </w:tcBorders>
          </w:tcPr>
          <w:p>
            <w:pPr>
              <w:pStyle w:val="Contenudetableau"/>
              <w:widowControl w:val="false"/>
              <w:spacing w:before="0" w:after="60"/>
              <w:rPr/>
            </w:pPr>
            <w:r>
              <w:rPr/>
              <w:t>XSD</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pPr>
            <w:r>
              <w:rPr/>
              <w:t>Dialecte du langage XML servant à coder les schémas de données</w:t>
            </w:r>
          </w:p>
        </w:tc>
      </w:tr>
    </w:tbl>
    <w:p>
      <w:pPr>
        <w:pStyle w:val="Titreentte"/>
        <w:rPr/>
      </w:pPr>
      <w:r>
        <w:rPr/>
      </w:r>
    </w:p>
    <w:p>
      <w:pPr>
        <w:pStyle w:val="Titreentte"/>
        <w:rPr/>
      </w:pPr>
      <w:r>
        <w:rPr/>
        <w:t>Formats de fichiers</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1990"/>
        <w:gridCol w:w="7648"/>
      </w:tblGrid>
      <w:tr>
        <w:trPr/>
        <w:tc>
          <w:tcPr>
            <w:tcW w:w="1990" w:type="dxa"/>
            <w:tcBorders>
              <w:top w:val="single" w:sz="4" w:space="0" w:color="CCCCCC"/>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DGN</w:t>
            </w:r>
          </w:p>
        </w:tc>
        <w:tc>
          <w:tcPr>
            <w:tcW w:w="7648" w:type="dxa"/>
            <w:tcBorders>
              <w:top w:val="single" w:sz="4" w:space="0" w:color="CCCCCC"/>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Format de fichiers CAO de l’éditeur Bentley Systems utilisé notamment par le logiciel MicroStation</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DWG</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Format de fichiers CAO de l’éditeur Autodesk utilisé notamment par le logiciel AutoCAD</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DXF</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Drawing eXchange Format. Format ouvert d’échange de fichiers CAO/DAO entre logiciels</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GeoJSON</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Format ouvert basé sur JSON permettant de décrire des données géospatiales</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Geopackage (gpkg)</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Format ouvert de données géospatiales vecteur ou raster normalisé par l’Open Geospatial Consortium</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MIF/MID</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Mapinfo Interchange Format. Format d’export de cartes et de données géographiques du logiciel MapInfo</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Oracle Database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Système de gestion de base de données relationnelle de la société Oracle Corporation</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Oracle Spatial and Graph</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Composant ajoutant des fonctionnalités spatiales au système Oracle Database</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PostGIS</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Extension de PostgreSQL pour la manipulation de données spatiales</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PostgreSQL</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Système de gestion de base de données relationnelle et objet</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SDF</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Spatial Data File. Format de données géographiques développé par la société Autodesk</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Shapefile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rPr>
              <w:t>Format ouvert de données géographiques</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Spatialite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Extension spatiale pour SQLite permettant de gérer des données vectorielles</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SQLite</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Moteur de base de données relationnelle</w:t>
            </w:r>
          </w:p>
        </w:tc>
      </w:tr>
      <w:tr>
        <w:trPr/>
        <w:tc>
          <w:tcPr>
            <w:tcW w:w="1990" w:type="dxa"/>
            <w:tcBorders>
              <w:left w:val="single" w:sz="4" w:space="0" w:color="CCCCCC"/>
              <w:bottom w:val="single" w:sz="4" w:space="0" w:color="CCCCCC"/>
            </w:tcBorders>
          </w:tcPr>
          <w:p>
            <w:pPr>
              <w:pStyle w:val="Contenudetableau"/>
              <w:widowControl w:val="false"/>
              <w:spacing w:before="0" w:after="60"/>
              <w:rPr>
                <w:rFonts w:eastAsia="Microsoft YaHei"/>
                <w:sz w:val="28"/>
                <w:szCs w:val="28"/>
              </w:rPr>
            </w:pPr>
            <w:r>
              <w:rPr>
                <w:rFonts w:eastAsia="Microsoft YaHei"/>
                <w:szCs w:val="28"/>
              </w:rPr>
              <w:t>TAB</w:t>
            </w:r>
          </w:p>
        </w:tc>
        <w:tc>
          <w:tcPr>
            <w:tcW w:w="7648" w:type="dxa"/>
            <w:tcBorders>
              <w:left w:val="single" w:sz="4" w:space="0" w:color="CCCCCC"/>
              <w:bottom w:val="single" w:sz="4" w:space="0" w:color="CCCCCC"/>
              <w:right w:val="single" w:sz="4" w:space="0" w:color="CCCCCC"/>
            </w:tcBorders>
          </w:tcPr>
          <w:p>
            <w:pPr>
              <w:pStyle w:val="Contenudetableau"/>
              <w:widowControl w:val="false"/>
              <w:spacing w:before="0" w:after="60"/>
              <w:rPr>
                <w:rFonts w:eastAsia="Microsoft YaHei"/>
                <w:sz w:val="28"/>
                <w:szCs w:val="28"/>
              </w:rPr>
            </w:pPr>
            <w:r>
              <w:rPr>
                <w:rFonts w:eastAsia="Microsoft YaHei"/>
                <w:szCs w:val="28"/>
              </w:rPr>
              <w:t>Format de données géospatiales vectorielles développé par la société Mapinfo Corporation</w:t>
            </w:r>
          </w:p>
        </w:tc>
      </w:tr>
    </w:tbl>
    <w:p>
      <w:pPr>
        <w:pStyle w:val="Titreentte"/>
        <w:rPr/>
      </w:pPr>
      <w:r>
        <w:rPr/>
      </w:r>
      <w:r>
        <w:br w:type="page"/>
      </w:r>
    </w:p>
    <w:p>
      <w:pPr>
        <w:pStyle w:val="Titreentte"/>
        <w:rPr/>
      </w:pPr>
      <w:r>
        <w:rPr/>
        <w:t>Clés de lecture</w:t>
      </w:r>
    </w:p>
    <w:p>
      <w:pPr>
        <w:pStyle w:val="Normal"/>
        <w:rPr/>
      </w:pPr>
      <w:r>
        <w:rPr/>
        <w:t>Comment lire ce document ?</w:t>
      </w:r>
    </w:p>
    <w:p>
      <w:pPr>
        <w:pStyle w:val="Normal"/>
        <w:rPr/>
      </w:pPr>
      <w:r>
        <w:rPr/>
        <w:t>Le contenu du présent référentiel géographique est réparti dans trois parties indexées 1, 2 et 3 :</w:t>
      </w:r>
    </w:p>
    <w:p>
      <w:pPr>
        <w:pStyle w:val="Normal"/>
        <w:numPr>
          <w:ilvl w:val="0"/>
          <w:numId w:val="5"/>
        </w:numPr>
        <w:jc w:val="both"/>
        <w:rPr/>
      </w:pPr>
      <w:r>
        <w:rPr/>
        <w:t xml:space="preserve">La </w:t>
      </w:r>
      <w:r>
        <w:rPr>
          <w:rStyle w:val="Strong"/>
        </w:rPr>
        <w:t>partie1</w:t>
      </w:r>
      <w:r>
        <w:rPr/>
        <w:t xml:space="preserve"> consiste en une présentation générale du contexte. </w:t>
      </w:r>
    </w:p>
    <w:p>
      <w:pPr>
        <w:pStyle w:val="Normal"/>
        <w:numPr>
          <w:ilvl w:val="0"/>
          <w:numId w:val="5"/>
        </w:numPr>
        <w:jc w:val="both"/>
        <w:rPr/>
      </w:pPr>
      <w:r>
        <w:rPr/>
        <w:t xml:space="preserve">La </w:t>
      </w:r>
      <w:r>
        <w:rPr>
          <w:rStyle w:val="Strong"/>
        </w:rPr>
        <w:t>partie 2</w:t>
      </w:r>
      <w:r>
        <w:rPr/>
        <w:t xml:space="preserve"> s'attache à spécifier le contenu c'est-à-dire les informations que contiennent le référentiel. Cette partie est de niveau conceptuel. L'intérêt de ce découpage est de rédiger une partie du document parfaitement indépendant des technologies, outils, formats et autres choix informatiques qui sont utilisés pour créer et manipuler les données géographiques. Elle sert à définir tous les concepts du domaine et leurs interactions au moyen de techniques d'analyse comme la modélisation. La description du contenu du référentiel est indépendante des évolutions technologiques. Seule une évolution des besoins identifiés en début de standardisation ou une évolution du domaine traité sont susceptibles d'apporter des modifications au modèle conceptuel de données.</w:t>
      </w:r>
    </w:p>
    <w:p>
      <w:pPr>
        <w:pStyle w:val="Normal"/>
        <w:numPr>
          <w:ilvl w:val="0"/>
          <w:numId w:val="6"/>
        </w:numPr>
        <w:jc w:val="both"/>
        <w:rPr/>
      </w:pPr>
      <w:r>
        <w:rPr/>
        <w:t xml:space="preserve">La </w:t>
      </w:r>
      <w:r>
        <w:rPr>
          <w:rStyle w:val="Strong"/>
        </w:rPr>
        <w:t>partie 3</w:t>
      </w:r>
      <w:r>
        <w:rPr/>
        <w:t xml:space="preserve"> est de niveau opérationnel et s'adresse à qui veut traduire les spécifications de contenu en un ensemble de fichiers utilisables par un outil géomatique</w:t>
      </w:r>
      <w:r>
        <w:br w:type="page"/>
      </w:r>
    </w:p>
    <w:p>
      <w:pPr>
        <w:pStyle w:val="Titre1"/>
        <w:numPr>
          <w:ilvl w:val="0"/>
          <w:numId w:val="4"/>
        </w:numPr>
        <w:spacing w:before="0" w:after="120"/>
        <w:rPr/>
      </w:pPr>
      <w:bookmarkStart w:id="0" w:name="_Toc183520081"/>
      <w:r>
        <w:rPr/>
        <w:t>Présentation du sujet</w:t>
      </w:r>
      <w:bookmarkEnd w:id="0"/>
    </w:p>
    <w:p>
      <w:pPr>
        <w:pStyle w:val="Titre2"/>
        <w:numPr>
          <w:ilvl w:val="1"/>
          <w:numId w:val="4"/>
        </w:numPr>
        <w:rPr/>
      </w:pPr>
      <w:bookmarkStart w:id="1" w:name="_Toc183520082"/>
      <w:r>
        <w:rPr/>
        <w:t>Identification</w:t>
      </w:r>
      <w:bookmarkEnd w:id="1"/>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399"/>
        <w:gridCol w:w="6239"/>
      </w:tblGrid>
      <w:tr>
        <w:trPr>
          <w:cantSplit w:val="true"/>
        </w:trPr>
        <w:tc>
          <w:tcPr>
            <w:tcW w:w="3399" w:type="dxa"/>
            <w:tcBorders>
              <w:top w:val="single" w:sz="4" w:space="0" w:color="000000"/>
              <w:left w:val="single" w:sz="4" w:space="0" w:color="000000"/>
              <w:bottom w:val="single" w:sz="4" w:space="0" w:color="000000"/>
            </w:tcBorders>
          </w:tcPr>
          <w:p>
            <w:pPr>
              <w:pStyle w:val="Titredetableau"/>
              <w:widowControl w:val="false"/>
              <w:spacing w:before="120" w:after="120"/>
              <w:rPr/>
            </w:pPr>
            <w:r>
              <w:rPr/>
              <w:t>Nom du référentiel</w:t>
            </w:r>
          </w:p>
        </w:tc>
        <w:tc>
          <w:tcPr>
            <w:tcW w:w="6239"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StaR-Eau</w:t>
            </w:r>
          </w:p>
        </w:tc>
      </w:tr>
      <w:tr>
        <w:trPr>
          <w:cantSplit w:val="true"/>
        </w:trPr>
        <w:tc>
          <w:tcPr>
            <w:tcW w:w="3399" w:type="dxa"/>
            <w:tcBorders>
              <w:left w:val="single" w:sz="4" w:space="0" w:color="000000"/>
              <w:bottom w:val="single" w:sz="4" w:space="0" w:color="000000"/>
            </w:tcBorders>
          </w:tcPr>
          <w:p>
            <w:pPr>
              <w:pStyle w:val="Titredetableau"/>
              <w:widowControl w:val="false"/>
              <w:spacing w:before="120" w:after="120"/>
              <w:rPr/>
            </w:pPr>
            <w:r>
              <w:rPr/>
              <w:t>Description du contenu</w:t>
            </w:r>
          </w:p>
        </w:tc>
        <w:tc>
          <w:tcPr>
            <w:tcW w:w="6239" w:type="dxa"/>
            <w:tcBorders>
              <w:left w:val="single" w:sz="4" w:space="0" w:color="000000"/>
              <w:bottom w:val="single" w:sz="4" w:space="0" w:color="000000"/>
              <w:right w:val="single" w:sz="4" w:space="0" w:color="000000"/>
            </w:tcBorders>
          </w:tcPr>
          <w:p>
            <w:pPr>
              <w:pStyle w:val="Contenudetableau"/>
              <w:widowControl w:val="false"/>
              <w:spacing w:before="0" w:after="60"/>
              <w:rPr/>
            </w:pPr>
            <w:r>
              <w:rPr/>
              <w:t>Standard de modélisation des réseaux enterrés des eaux</w:t>
            </w:r>
          </w:p>
        </w:tc>
      </w:tr>
      <w:tr>
        <w:trPr>
          <w:cantSplit w:val="true"/>
        </w:trPr>
        <w:tc>
          <w:tcPr>
            <w:tcW w:w="3399" w:type="dxa"/>
            <w:tcBorders>
              <w:left w:val="single" w:sz="4" w:space="0" w:color="000000"/>
              <w:bottom w:val="single" w:sz="4" w:space="0" w:color="000000"/>
            </w:tcBorders>
          </w:tcPr>
          <w:p>
            <w:pPr>
              <w:pStyle w:val="Titredetableau"/>
              <w:widowControl w:val="false"/>
              <w:spacing w:before="120" w:after="120"/>
              <w:rPr/>
            </w:pPr>
            <w:r>
              <w:rPr/>
              <w:t>Thème principal</w:t>
            </w:r>
          </w:p>
        </w:tc>
        <w:tc>
          <w:tcPr>
            <w:tcW w:w="6239" w:type="dxa"/>
            <w:tcBorders>
              <w:left w:val="single" w:sz="4" w:space="0" w:color="000000"/>
              <w:bottom w:val="single" w:sz="4" w:space="0" w:color="000000"/>
              <w:right w:val="single" w:sz="4" w:space="0" w:color="000000"/>
            </w:tcBorders>
          </w:tcPr>
          <w:p>
            <w:pPr>
              <w:pStyle w:val="Contenudetableau"/>
              <w:widowControl w:val="false"/>
              <w:spacing w:before="0" w:after="60"/>
              <w:rPr/>
            </w:pPr>
            <w:r>
              <w:rPr/>
              <w:t>Infrastructures</w:t>
            </w:r>
          </w:p>
        </w:tc>
      </w:tr>
      <w:tr>
        <w:trPr>
          <w:cantSplit w:val="true"/>
        </w:trPr>
        <w:tc>
          <w:tcPr>
            <w:tcW w:w="3399" w:type="dxa"/>
            <w:tcBorders>
              <w:left w:val="single" w:sz="4" w:space="0" w:color="000000"/>
              <w:bottom w:val="single" w:sz="4" w:space="0" w:color="000000"/>
            </w:tcBorders>
          </w:tcPr>
          <w:p>
            <w:pPr>
              <w:pStyle w:val="Titredetableau"/>
              <w:widowControl w:val="false"/>
              <w:spacing w:before="120" w:after="120"/>
              <w:rPr/>
            </w:pPr>
            <w:r>
              <w:rPr/>
              <w:t>Lien avec un thème INSPIRE</w:t>
            </w:r>
          </w:p>
        </w:tc>
        <w:tc>
          <w:tcPr>
            <w:tcW w:w="6239" w:type="dxa"/>
            <w:tcBorders>
              <w:left w:val="single" w:sz="4" w:space="0" w:color="000000"/>
              <w:bottom w:val="single" w:sz="4" w:space="0" w:color="000000"/>
              <w:right w:val="single" w:sz="4" w:space="0" w:color="000000"/>
            </w:tcBorders>
          </w:tcPr>
          <w:p>
            <w:pPr>
              <w:pStyle w:val="Contenudetableau"/>
              <w:widowControl w:val="false"/>
              <w:spacing w:before="0" w:after="60"/>
              <w:rPr/>
            </w:pPr>
            <w:r>
              <w:rPr/>
              <w:t>Services d’utilité publique et services publics</w:t>
            </w:r>
          </w:p>
        </w:tc>
      </w:tr>
      <w:tr>
        <w:trPr>
          <w:cantSplit w:val="true"/>
        </w:trPr>
        <w:tc>
          <w:tcPr>
            <w:tcW w:w="3399" w:type="dxa"/>
            <w:tcBorders>
              <w:left w:val="single" w:sz="4" w:space="0" w:color="000000"/>
              <w:bottom w:val="single" w:sz="4" w:space="0" w:color="000000"/>
            </w:tcBorders>
          </w:tcPr>
          <w:p>
            <w:pPr>
              <w:pStyle w:val="Titredetableau"/>
              <w:widowControl w:val="false"/>
              <w:spacing w:before="120" w:after="120"/>
              <w:rPr/>
            </w:pPr>
            <w:r>
              <w:rPr/>
              <w:t>Zone géographique d’application du référentiel</w:t>
            </w:r>
          </w:p>
        </w:tc>
        <w:tc>
          <w:tcPr>
            <w:tcW w:w="6239" w:type="dxa"/>
            <w:tcBorders>
              <w:left w:val="single" w:sz="4" w:space="0" w:color="000000"/>
              <w:bottom w:val="single" w:sz="4" w:space="0" w:color="000000"/>
              <w:right w:val="single" w:sz="4" w:space="0" w:color="000000"/>
            </w:tcBorders>
          </w:tcPr>
          <w:p>
            <w:pPr>
              <w:pStyle w:val="Contenudetableau"/>
              <w:widowControl w:val="false"/>
              <w:spacing w:before="0" w:after="60"/>
              <w:rPr/>
            </w:pPr>
            <w:r>
              <w:rPr/>
              <w:t>France entière (y compris les Départements et Régions d’outre-mer)</w:t>
            </w:r>
          </w:p>
        </w:tc>
      </w:tr>
      <w:tr>
        <w:trPr>
          <w:cantSplit w:val="true"/>
        </w:trPr>
        <w:tc>
          <w:tcPr>
            <w:tcW w:w="3399" w:type="dxa"/>
            <w:tcBorders>
              <w:left w:val="single" w:sz="4" w:space="0" w:color="000000"/>
              <w:bottom w:val="single" w:sz="4" w:space="0" w:color="000000"/>
            </w:tcBorders>
          </w:tcPr>
          <w:p>
            <w:pPr>
              <w:pStyle w:val="Titredetableau"/>
              <w:widowControl w:val="false"/>
              <w:spacing w:before="120" w:after="120"/>
              <w:rPr/>
            </w:pPr>
            <w:r>
              <w:rPr/>
              <w:t>Objectif du référentiel</w:t>
            </w:r>
          </w:p>
        </w:tc>
        <w:tc>
          <w:tcPr>
            <w:tcW w:w="6239" w:type="dxa"/>
            <w:tcBorders>
              <w:left w:val="single" w:sz="4" w:space="0" w:color="000000"/>
              <w:bottom w:val="single" w:sz="4" w:space="0" w:color="000000"/>
              <w:right w:val="single" w:sz="4" w:space="0" w:color="000000"/>
            </w:tcBorders>
          </w:tcPr>
          <w:p>
            <w:pPr>
              <w:pStyle w:val="Contenudetableau"/>
              <w:widowControl w:val="false"/>
              <w:rPr/>
            </w:pPr>
            <w:r>
              <w:rPr/>
              <w:t>L’objectif de ce référentiel est de décrire un modèle de données Eau et Assainissement en zone urbaine, sur la base du modèle RAEPA avec les objectifs suivants :</w:t>
            </w:r>
          </w:p>
          <w:p>
            <w:pPr>
              <w:pStyle w:val="Contenudetableau"/>
              <w:widowControl w:val="false"/>
              <w:numPr>
                <w:ilvl w:val="0"/>
                <w:numId w:val="1"/>
              </w:numPr>
              <w:rPr/>
            </w:pPr>
            <w:r>
              <w:rPr/>
              <w:t>Répondre aux besoins métiers</w:t>
            </w:r>
          </w:p>
          <w:p>
            <w:pPr>
              <w:pStyle w:val="Contenudetableau"/>
              <w:widowControl w:val="false"/>
              <w:numPr>
                <w:ilvl w:val="0"/>
                <w:numId w:val="1"/>
              </w:numPr>
              <w:rPr/>
            </w:pPr>
            <w:r>
              <w:rPr/>
              <w:t>Répondre aux obligations réglementaires (réforme anti-endommagement, descriptif détaillé des réseaux, ...)</w:t>
            </w:r>
          </w:p>
          <w:p>
            <w:pPr>
              <w:pStyle w:val="Contenudetableau"/>
              <w:widowControl w:val="false"/>
              <w:numPr>
                <w:ilvl w:val="0"/>
                <w:numId w:val="1"/>
              </w:numPr>
              <w:rPr/>
            </w:pPr>
            <w:r>
              <w:rPr/>
              <w:t>Assurer une interopérabilité / compatibilité avec les autres standards ou normes d’échanges de données dont le RAEPA, StaR-DT, PCRS, ...</w:t>
            </w:r>
          </w:p>
          <w:p>
            <w:pPr>
              <w:pStyle w:val="Contenudetableau"/>
              <w:widowControl w:val="false"/>
              <w:numPr>
                <w:ilvl w:val="0"/>
                <w:numId w:val="1"/>
              </w:numPr>
              <w:spacing w:before="0" w:after="60"/>
              <w:rPr/>
            </w:pPr>
            <w:r>
              <w:rPr/>
              <w:t>Faciliter le calcul des indicateurs de connaissance patrimoniale</w:t>
            </w:r>
          </w:p>
        </w:tc>
      </w:tr>
      <w:tr>
        <w:trPr>
          <w:cantSplit w:val="true"/>
        </w:trPr>
        <w:tc>
          <w:tcPr>
            <w:tcW w:w="3399" w:type="dxa"/>
            <w:tcBorders>
              <w:left w:val="single" w:sz="4" w:space="0" w:color="000000"/>
              <w:bottom w:val="single" w:sz="4" w:space="0" w:color="000000"/>
            </w:tcBorders>
          </w:tcPr>
          <w:p>
            <w:pPr>
              <w:pStyle w:val="Titredetableau"/>
              <w:widowControl w:val="false"/>
              <w:spacing w:before="120" w:after="120"/>
              <w:rPr/>
            </w:pPr>
            <w:r>
              <w:rPr/>
              <w:t>Type de représentation spatiale</w:t>
            </w:r>
          </w:p>
        </w:tc>
        <w:tc>
          <w:tcPr>
            <w:tcW w:w="6239" w:type="dxa"/>
            <w:tcBorders>
              <w:left w:val="single" w:sz="4" w:space="0" w:color="000000"/>
              <w:bottom w:val="single" w:sz="4" w:space="0" w:color="000000"/>
              <w:right w:val="single" w:sz="4" w:space="0" w:color="000000"/>
            </w:tcBorders>
          </w:tcPr>
          <w:p>
            <w:pPr>
              <w:pStyle w:val="Normal"/>
              <w:widowControl w:val="false"/>
              <w:spacing w:before="0" w:after="60"/>
              <w:rPr/>
            </w:pPr>
            <w:r>
              <w:rPr/>
              <w:t>Les données vectorielles (lignes, points et surfaces) sont définies en x, y (planimétrie), et en z (altimétrie).</w:t>
            </w:r>
          </w:p>
        </w:tc>
      </w:tr>
      <w:tr>
        <w:trPr>
          <w:cantSplit w:val="true"/>
        </w:trPr>
        <w:tc>
          <w:tcPr>
            <w:tcW w:w="3399" w:type="dxa"/>
            <w:tcBorders>
              <w:left w:val="single" w:sz="4" w:space="0" w:color="000000"/>
              <w:bottom w:val="single" w:sz="4" w:space="0" w:color="000000"/>
            </w:tcBorders>
          </w:tcPr>
          <w:p>
            <w:pPr>
              <w:pStyle w:val="Titredetableau"/>
              <w:widowControl w:val="false"/>
              <w:spacing w:before="120" w:after="120"/>
              <w:rPr/>
            </w:pPr>
            <w:r>
              <w:rPr/>
              <w:t>Résolution, niveau de référence</w:t>
            </w:r>
          </w:p>
        </w:tc>
        <w:tc>
          <w:tcPr>
            <w:tcW w:w="6239" w:type="dxa"/>
            <w:tcBorders>
              <w:left w:val="single" w:sz="4" w:space="0" w:color="000000"/>
              <w:bottom w:val="single" w:sz="4" w:space="0" w:color="000000"/>
              <w:right w:val="single" w:sz="4" w:space="0" w:color="000000"/>
            </w:tcBorders>
          </w:tcPr>
          <w:p>
            <w:pPr>
              <w:pStyle w:val="Contenudetableau"/>
              <w:widowControl w:val="false"/>
              <w:spacing w:before="0" w:after="60"/>
              <w:rPr/>
            </w:pPr>
            <w:r>
              <w:rPr/>
              <w:t>Chaque ouvrage modélisé est géoréférencé dans un système géographique de référence avec une incertitude de positionnement correspondant à sa classe de précision A, B et C au sens de l’arrêté du 15 février 2012 modifié.</w:t>
            </w:r>
          </w:p>
        </w:tc>
      </w:tr>
    </w:tbl>
    <w:p>
      <w:pPr>
        <w:pStyle w:val="Titre2"/>
        <w:numPr>
          <w:ilvl w:val="1"/>
          <w:numId w:val="4"/>
        </w:numPr>
        <w:rPr/>
      </w:pPr>
      <w:bookmarkStart w:id="2" w:name="_Toc183520083"/>
      <w:r>
        <w:rPr/>
        <w:t>Généalogie</w:t>
      </w:r>
      <w:bookmarkEnd w:id="2"/>
    </w:p>
    <w:p>
      <w:pPr>
        <w:pStyle w:val="Corpsdetexte"/>
        <w:jc w:val="both"/>
        <w:rPr/>
      </w:pPr>
      <w:r>
        <w:rPr/>
        <w:t>Le contexte réglementaire, la nouvelle organisation territoriale, les transferts de compétences et les besoins de coordination génèrent un accroissement des échanges de données entre les différents acteurs du monde des réseaux d’eaux et d’assainissement (maîtrise d’ouvrage des réseaux, exploitants de réseaux, gestionnaire de voirie, maître d’œuvre de travaux, entreprise de travaux, géomètre...).</w:t>
      </w:r>
    </w:p>
    <w:p>
      <w:pPr>
        <w:pStyle w:val="Corpsdetexte"/>
        <w:jc w:val="both"/>
        <w:rPr/>
      </w:pPr>
      <w:r>
        <w:rPr/>
        <w:t>De ce fait les maîtres d’ouvrages, les exploitants ainsi que les prestataires intervenant sur les réseaux ont les besoins opérationnels suivants :</w:t>
      </w:r>
    </w:p>
    <w:p>
      <w:pPr>
        <w:pStyle w:val="Corpsdetexte"/>
        <w:numPr>
          <w:ilvl w:val="0"/>
          <w:numId w:val="3"/>
        </w:numPr>
        <w:jc w:val="both"/>
        <w:rPr/>
      </w:pPr>
      <w:r>
        <w:rPr/>
        <w:t>Disposer d’un modèle métier de référence</w:t>
      </w:r>
    </w:p>
    <w:p>
      <w:pPr>
        <w:pStyle w:val="Corpsdetexte"/>
        <w:numPr>
          <w:ilvl w:val="0"/>
          <w:numId w:val="3"/>
        </w:numPr>
        <w:jc w:val="both"/>
        <w:rPr/>
      </w:pPr>
      <w:r>
        <w:rPr/>
        <w:t>Harmoniser les modèles de données (notamment sémantique) pour répondre aux besoins métiers et faciliter les échanges de données</w:t>
      </w:r>
    </w:p>
    <w:p>
      <w:pPr>
        <w:pStyle w:val="Corpsdetexte"/>
        <w:numPr>
          <w:ilvl w:val="0"/>
          <w:numId w:val="3"/>
        </w:numPr>
        <w:jc w:val="both"/>
        <w:rPr/>
      </w:pPr>
      <w:r>
        <w:rPr/>
        <w:t>Assurer une interopérabilité / compatibilité avec les autres standards ou normes d’échanges de données dont le RAEPA, StaR-DT, PCRS, ...</w:t>
      </w:r>
    </w:p>
    <w:p>
      <w:pPr>
        <w:pStyle w:val="Corpsdetexte"/>
        <w:numPr>
          <w:ilvl w:val="0"/>
          <w:numId w:val="3"/>
        </w:numPr>
        <w:jc w:val="both"/>
        <w:rPr/>
      </w:pPr>
      <w:r>
        <w:rPr/>
        <w:t>Modèle représentatif de l’ensemble du patrimoine et des évènements associés</w:t>
      </w:r>
    </w:p>
    <w:p>
      <w:pPr>
        <w:pStyle w:val="Corpsdetexte"/>
        <w:jc w:val="both"/>
        <w:rPr/>
      </w:pPr>
      <w:r>
        <w:rPr/>
        <w:t>En l’état, des études et des initiatives ont été ou sont menées par des groupes de travail en lien avec l’objet du présent mandat :</w:t>
      </w:r>
    </w:p>
    <w:p>
      <w:pPr>
        <w:pStyle w:val="Corpsdetexte"/>
        <w:numPr>
          <w:ilvl w:val="0"/>
          <w:numId w:val="2"/>
        </w:numPr>
        <w:jc w:val="both"/>
        <w:rPr/>
      </w:pPr>
      <w:r>
        <w:rPr/>
        <w:t>Groupe Géostandard de réseaux de l’observatoire national DT/DICT piloté par le CNIG ;</w:t>
      </w:r>
    </w:p>
    <w:p>
      <w:pPr>
        <w:pStyle w:val="Corpsdetexte"/>
        <w:numPr>
          <w:ilvl w:val="0"/>
          <w:numId w:val="2"/>
        </w:numPr>
        <w:jc w:val="both"/>
        <w:rPr/>
      </w:pPr>
      <w:r>
        <w:rPr/>
        <w:t>Groupes de travail ASTEE : gestion patrimoniale Eau et Assainissement ;</w:t>
      </w:r>
    </w:p>
    <w:p>
      <w:pPr>
        <w:pStyle w:val="Corpsdetexte"/>
        <w:numPr>
          <w:ilvl w:val="0"/>
          <w:numId w:val="2"/>
        </w:numPr>
        <w:jc w:val="both"/>
        <w:rPr/>
      </w:pPr>
      <w:r>
        <w:rPr/>
        <w:t>Modèle sémantique OSM pour les réseaux hydrauliques ;</w:t>
      </w:r>
    </w:p>
    <w:p>
      <w:pPr>
        <w:pStyle w:val="Corpsdetexte"/>
        <w:numPr>
          <w:ilvl w:val="0"/>
          <w:numId w:val="2"/>
        </w:numPr>
        <w:jc w:val="both"/>
        <w:rPr/>
      </w:pPr>
      <w:r>
        <w:rPr/>
        <w:t>Groupe à l’initiative du modèle RAEPA (COVADIS).</w:t>
      </w:r>
    </w:p>
    <w:p>
      <w:pPr>
        <w:pStyle w:val="Corpsdetexte"/>
        <w:jc w:val="both"/>
        <w:rPr/>
      </w:pPr>
      <w:r>
        <w:rPr/>
        <w:t>Le groupe de travail de l’ASTEE ‘Standards SIG’ a été créé pour travailler sur des ressources ou livrables SIG standards facilitant l’usage des SIG par les exploitants ou gestionnaires des réseaux d’eau ou d’assainissement.</w:t>
      </w:r>
    </w:p>
    <w:p>
      <w:pPr>
        <w:pStyle w:val="Corpsdetexte"/>
        <w:jc w:val="both"/>
        <w:rPr/>
      </w:pPr>
      <w:r>
        <w:rPr/>
        <w:t>Le premier chantier de ce groupe a abouti à une symbologie SIG des réseaux d’eau et d’assainissement prête à l’emploi, disponible depuis septembre 2020 et téléchargeable sur le site de l’ASTEE et sur le github du groupe de travail « Réseaux enterrés des eaux » du CNIG (</w:t>
      </w:r>
      <w:hyperlink r:id="rId8" w:tgtFrame="https://github.com/cnigfr/StaR-Eau">
        <w:r>
          <w:rPr>
            <w:rStyle w:val="Lienhypertexte1"/>
          </w:rPr>
          <w:t>https://github.com/cnigfr/StaR-Eau</w:t>
        </w:r>
      </w:hyperlink>
      <w:r>
        <w:rPr/>
        <w:t>).</w:t>
      </w:r>
    </w:p>
    <w:p>
      <w:pPr>
        <w:pStyle w:val="Corpsdetexte"/>
        <w:jc w:val="both"/>
        <w:rPr/>
      </w:pPr>
      <w:r>
        <w:rPr/>
        <w:t>Cette démarche est complémentaire des différentes initiatives passées ou en cours.</w:t>
      </w:r>
    </w:p>
    <w:p>
      <w:pPr>
        <w:pStyle w:val="Corpsdetexte"/>
        <w:rPr/>
      </w:pPr>
      <w:r>
        <w:rPr/>
      </w:r>
      <w:r>
        <w:br w:type="page"/>
      </w:r>
    </w:p>
    <w:p>
      <w:pPr>
        <w:pStyle w:val="Titre1"/>
        <w:numPr>
          <w:ilvl w:val="0"/>
          <w:numId w:val="4"/>
        </w:numPr>
        <w:spacing w:before="0" w:after="120"/>
        <w:rPr/>
      </w:pPr>
      <w:bookmarkStart w:id="3" w:name="_Toc183520084"/>
      <w:r>
        <w:rPr/>
        <w:t>Concepts et description du référentiel</w:t>
      </w:r>
      <w:bookmarkEnd w:id="3"/>
    </w:p>
    <w:p>
      <w:pPr>
        <w:pStyle w:val="Titre2"/>
        <w:numPr>
          <w:ilvl w:val="1"/>
          <w:numId w:val="4"/>
        </w:numPr>
        <w:rPr/>
      </w:pPr>
      <w:bookmarkStart w:id="4" w:name="_Toc183520085"/>
      <w:r>
        <w:rPr/>
        <w:t>Les acteurs et rôles concernés</w:t>
      </w:r>
      <w:bookmarkEnd w:id="4"/>
    </w:p>
    <w:p>
      <w:pPr>
        <w:pStyle w:val="Titre3"/>
        <w:numPr>
          <w:ilvl w:val="2"/>
          <w:numId w:val="4"/>
        </w:numPr>
        <w:rPr/>
      </w:pPr>
      <w:bookmarkStart w:id="5" w:name="_Toc183520086"/>
      <w:r>
        <w:rPr/>
        <w:t>Description des acteurs</w:t>
      </w:r>
      <w:bookmarkEnd w:id="5"/>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967"/>
        <w:gridCol w:w="5671"/>
      </w:tblGrid>
      <w:tr>
        <w:trPr>
          <w:tblHeader w:val="true"/>
          <w:trHeight w:val="300" w:hRule="atLeast"/>
          <w:cantSplit w:val="true"/>
        </w:trPr>
        <w:tc>
          <w:tcPr>
            <w:tcW w:w="3967" w:type="dxa"/>
            <w:tcBorders>
              <w:top w:val="single" w:sz="4" w:space="0" w:color="000000"/>
              <w:left w:val="single" w:sz="4" w:space="0" w:color="000000"/>
              <w:bottom w:val="single" w:sz="4" w:space="0" w:color="000000"/>
            </w:tcBorders>
          </w:tcPr>
          <w:p>
            <w:pPr>
              <w:pStyle w:val="Titredetableau"/>
              <w:widowControl w:val="false"/>
              <w:spacing w:before="120" w:after="120"/>
              <w:rPr/>
            </w:pPr>
            <w:r>
              <w:rPr/>
              <w:t>Nom du rôle</w:t>
            </w:r>
          </w:p>
        </w:tc>
        <w:tc>
          <w:tcPr>
            <w:tcW w:w="5671" w:type="dxa"/>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Caractéristique</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Exploitants / Délégataires</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C’est l’entité, publique ou privée, qui a en charge l’exploitation de l’ouvrage construit ; elle peut être assurée par un service interne du maître d’ouvrage.</w:t>
            </w:r>
            <w:bookmarkStart w:id="6" w:name="_Ref119676324"/>
            <w:r>
              <w:rPr>
                <w:rStyle w:val="Ancredenotedebasdepage"/>
              </w:rPr>
              <w:footnoteReference w:id="8"/>
            </w:r>
            <w:bookmarkEnd w:id="6"/>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Instructeurs (avis d'urbanisme, raccordement)</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rFonts w:eastAsia="Liberation Sans" w:cs="Liberation Sans"/>
                <w:color w:val="181B20"/>
                <w:szCs w:val="22"/>
              </w:rPr>
              <w:t>Instruit les demandes d'autorisations en matière d'urbanisme en regard des règles d'occupation des sols au sens du code de l'urbanisme. Procède à la vérification et au contrôle de la conformité des constructions et des aménagements avec les autorisations délivrées par la collectivité</w:t>
            </w:r>
            <w:r>
              <w:rPr>
                <w:rStyle w:val="Ancredenotedebasdepage"/>
                <w:rFonts w:eastAsia="Arial" w:cs="Arial" w:ascii="Arial" w:hAnsi="Arial"/>
                <w:color w:val="181B20"/>
                <w:sz w:val="21"/>
                <w:szCs w:val="21"/>
              </w:rPr>
              <w:footnoteReference w:id="9"/>
            </w:r>
            <w:r>
              <w:rPr>
                <w:rFonts w:eastAsia="Arial" w:cs="Arial" w:ascii="Arial" w:hAnsi="Arial"/>
                <w:color w:val="181B20"/>
                <w:sz w:val="21"/>
                <w:szCs w:val="21"/>
              </w:rPr>
              <w:t xml:space="preserve"> .</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Maîtres d’ouvrage</w:t>
            </w:r>
          </w:p>
        </w:tc>
        <w:tc>
          <w:tcPr>
            <w:tcW w:w="5671" w:type="dxa"/>
            <w:tcBorders>
              <w:left w:val="single" w:sz="4" w:space="0" w:color="000000"/>
              <w:bottom w:val="single" w:sz="4" w:space="0" w:color="000000"/>
              <w:right w:val="single" w:sz="4" w:space="0" w:color="000000"/>
            </w:tcBorders>
          </w:tcPr>
          <w:p>
            <w:pPr>
              <w:pStyle w:val="Contenudetableau"/>
              <w:widowControl w:val="false"/>
              <w:rPr/>
            </w:pPr>
            <w:r>
              <w:rPr/>
              <w:t>C’est l’entité, publique ou privée, à qui l’ouvrage à construire est destiné et qui le finance en intégralité (ou en partie si l’ouvrage est subventionné). Le maître d’ouvrage passe notamment tous les marchés et contrats avec les autres intervenants de l’opération.</w:t>
            </w:r>
            <w:r>
              <w:fldChar w:fldCharType="begin"/>
            </w:r>
            <w:r>
              <w:rPr/>
              <w:instrText xml:space="preserve">NOTEREF _Ref119676324 \h  \* MERGEFORMAT</w:instrText>
            </w:r>
            <w:r>
              <w:rPr/>
            </w:r>
            <w:r>
              <w:rPr/>
              <w:fldChar w:fldCharType="separate"/>
            </w:r>
            <w:r>
              <w:rPr/>
            </w:r>
            <w:r>
              <w:rPr>
                <w:vertAlign w:val="superscript"/>
              </w:rPr>
              <w:t>7</w:t>
            </w:r>
            <w:r/>
            <w:r>
              <w:rPr/>
              <w:fldChar w:fldCharType="end"/>
            </w:r>
            <w:r>
              <w:rPr/>
            </w:r>
          </w:p>
          <w:p>
            <w:pPr>
              <w:pStyle w:val="Contenudetableau"/>
              <w:widowControl w:val="false"/>
              <w:spacing w:before="0" w:after="60"/>
              <w:rPr/>
            </w:pPr>
            <w:r>
              <w:rPr/>
              <w:t>Il peut également avoir en charge la gestion du patrimoine et/ou le suivi des opérations de travaux.</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Assistants à Maîtrise d’Ouvrage (AMO)</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Le maître d’ouvrage peut être assisté dans ses tâches par un Assistant à Maîtrise d’Ouvrage au travers d’un contrat qui définit le champ de la mission d’assistance. Cette mission d’assistance est à distinguer d’une mission de maîtrise d’œuvre.</w:t>
            </w:r>
            <w:r>
              <w:fldChar w:fldCharType="begin"/>
            </w:r>
            <w:r>
              <w:rPr/>
              <w:instrText xml:space="preserve">NOTEREF _Ref119676324 \h  \* MERGEFORMAT</w:instrText>
            </w:r>
            <w:r>
              <w:rPr/>
            </w:r>
            <w:r>
              <w:rPr/>
              <w:fldChar w:fldCharType="separate"/>
            </w:r>
            <w:r>
              <w:rPr/>
            </w:r>
            <w:r>
              <w:rPr>
                <w:vertAlign w:val="superscript"/>
              </w:rPr>
              <w:t>7</w:t>
            </w:r>
            <w:r>
              <w:rPr/>
            </w:r>
            <w:r>
              <w:rPr/>
              <w:fldChar w:fldCharType="end"/>
            </w:r>
            <w:r>
              <w:rPr/>
              <w:t xml:space="preserve"> </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Exécutif / Élus</w:t>
              <w:tab/>
              <w:t xml:space="preserve"> / Directeurs des services / Chef de service</w:t>
            </w:r>
          </w:p>
        </w:tc>
        <w:tc>
          <w:tcPr>
            <w:tcW w:w="5671" w:type="dxa"/>
            <w:tcBorders>
              <w:left w:val="single" w:sz="4" w:space="0" w:color="000000"/>
              <w:bottom w:val="single" w:sz="4" w:space="0" w:color="000000"/>
              <w:right w:val="single" w:sz="4" w:space="0" w:color="000000"/>
            </w:tcBorders>
          </w:tcPr>
          <w:p>
            <w:pPr>
              <w:pStyle w:val="Contenudetableau"/>
              <w:widowControl w:val="false"/>
              <w:rPr/>
            </w:pPr>
            <w:r>
              <w:rPr/>
              <w:t>Les élus sont les membres de l’assemblée délibérante d’'une collectivité territoriale ou d’un établissement public. L’exécutif a pour rôle de préparer et d’exécuter les délibérations de l’assemblée délibérante.</w:t>
            </w:r>
          </w:p>
          <w:p>
            <w:pPr>
              <w:pStyle w:val="Contenudetableau"/>
              <w:widowControl w:val="false"/>
              <w:rPr/>
            </w:pPr>
            <w:r>
              <w:rPr/>
              <w:t>Le directeur des services est chargé de diriger l'ensemble des services d’une collectivité territoriale ou d’un établissement public et d'en coordonner l'organisation.</w:t>
            </w:r>
          </w:p>
          <w:p>
            <w:pPr>
              <w:pStyle w:val="Contenudetableau"/>
              <w:widowControl w:val="false"/>
              <w:spacing w:before="0" w:after="60"/>
              <w:rPr/>
            </w:pPr>
            <w:r>
              <w:rPr/>
              <w:t>Le chef de service est la personne chargée de la direction d’un service au sein d’une entreprise ou d’une administration.</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Chargés de communication</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 xml:space="preserve">Le chargé de communication est celui qui développe des actions de </w:t>
            </w:r>
            <w:hyperlink r:id="rId9" w:tgtFrame="Communication">
              <w:r>
                <w:rPr/>
                <w:t>communication</w:t>
              </w:r>
            </w:hyperlink>
            <w:r>
              <w:rPr/>
              <w:t xml:space="preserve"> vers des publics variés en cohérence avec la stratégie générale de l'établissement. Il met en œuvre tout moyen, action, réseau de communication visant à faciliter celles-ci au sein et à l'extérieur de sa structure</w:t>
            </w:r>
            <w:r>
              <w:rPr>
                <w:rStyle w:val="Ancredenotedebasdepage"/>
              </w:rPr>
              <w:footnoteReference w:id="10"/>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Entreprises de travaux</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highlight w:val="yellow"/>
              </w:rPr>
            </w:pPr>
            <w:r>
              <w:rPr/>
              <w:t>Ce sont les entreprises qui sont chargées de la réalisation de l’ouvrage au travers d’un marché de travaux. Elles peuvent recourir à la sous-traitance pour une partie des prestations à réaliser.</w:t>
            </w:r>
            <w:r>
              <w:fldChar w:fldCharType="begin"/>
            </w:r>
            <w:r>
              <w:rPr/>
              <w:instrText xml:space="preserve">NOTEREF _Ref119676324 \h  \* MERGEFORMAT</w:instrText>
            </w:r>
            <w:r>
              <w:rPr/>
            </w:r>
            <w:r>
              <w:rPr/>
              <w:fldChar w:fldCharType="separate"/>
            </w:r>
            <w:r>
              <w:rPr/>
            </w:r>
            <w:r>
              <w:rPr>
                <w:vertAlign w:val="superscript"/>
              </w:rPr>
              <w:t>7</w:t>
            </w:r>
            <w:r/>
            <w:r>
              <w:rPr/>
              <w:fldChar w:fldCharType="end"/>
            </w:r>
            <w:r>
              <w:rPr/>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Géomètres-topographes</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C’est un professionnel qui pratique la topographie, c'est-à-dire exerçant un métier qui consiste à effectuer des mesures afin de représenter ou contrôler des éléments puis de les représenter sur un support (papier ou informatique).</w:t>
            </w:r>
            <w:r>
              <w:rPr>
                <w:rStyle w:val="Ancredenotedebasdepage"/>
              </w:rPr>
              <w:footnoteReference w:id="11"/>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Détection de réseaux</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Réalise des missions de détection de réseaux enterrés, pour le compte de clients privés ou public, Il détecte les réseaux enterrés, matérialise leur position au sol, réalise une localisation et des croquis, pour transmettre ces informations aux services de l'entreprise pour leur traitement et répondre à la commande passée par le client.</w:t>
            </w:r>
            <w:r>
              <w:rPr>
                <w:rStyle w:val="Ancredenotedebasdepage"/>
              </w:rPr>
              <w:footnoteReference w:id="12"/>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Maîtres d’œuvre</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highlight w:val="yellow"/>
              </w:rPr>
            </w:pPr>
            <w:r>
              <w:rPr/>
              <w:t>C’est l’entité, publique ou privée, qui est chargée par le maître d’ouvrage de concevoir l’ouvrage pour répondre aux besoins exprimés, en respectant les exigences et les objectifs fixés, ainsi que les contraintes de l’opération, de diriger et de contrôler l’exécution des marchés de travaux, et de proposer leur réception et leur règlement.</w:t>
            </w:r>
            <w:r>
              <w:fldChar w:fldCharType="begin"/>
            </w:r>
            <w:r>
              <w:rPr/>
              <w:instrText xml:space="preserve">NOTEREF _Ref119676324 \h  \* MERGEFORMAT</w:instrText>
            </w:r>
            <w:r>
              <w:rPr/>
            </w:r>
            <w:r>
              <w:rPr/>
              <w:fldChar w:fldCharType="separate"/>
            </w:r>
            <w:r>
              <w:rPr/>
            </w:r>
            <w:r>
              <w:rPr>
                <w:vertAlign w:val="superscript"/>
              </w:rPr>
              <w:t>7</w:t>
            </w:r>
            <w:r/>
            <w:r>
              <w:rPr/>
              <w:fldChar w:fldCharType="end"/>
            </w:r>
            <w:r>
              <w:rPr/>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Bureaux d'étude / ingénierie</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Ce sont des prestataires indépendants spécialisés qui réalisent les études au travers de marchés passés avec le maître d’ouvrage, avec, le cas échéant, l’aide de l’Assistant à Maîtrise d’Ouvrage ou du maître d’œuvre.</w:t>
            </w:r>
            <w:r>
              <w:fldChar w:fldCharType="begin"/>
            </w:r>
            <w:r>
              <w:rPr/>
              <w:instrText xml:space="preserve">NOTEREF _Ref119676324 \h  \* MERGEFORMAT</w:instrText>
            </w:r>
            <w:r>
              <w:rPr/>
            </w:r>
            <w:r>
              <w:rPr/>
              <w:fldChar w:fldCharType="separate"/>
            </w:r>
            <w:r>
              <w:rPr/>
            </w:r>
            <w:r>
              <w:rPr>
                <w:vertAlign w:val="superscript"/>
              </w:rPr>
              <w:t>7</w:t>
            </w:r>
            <w:r/>
            <w:r>
              <w:rPr/>
              <w:fldChar w:fldCharType="end"/>
            </w:r>
            <w:r>
              <w:rPr/>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Service d’incendie et de secours (SDIS, STIS, BSPP, BMPM…)</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Les services d’incendie et de secours regroupent à la fois les SDIS (services départementaux d’incendie et de secours), la BSPP (brigade de sapeurs-pompiers de Paris) et le BMPM (bataillon de marins-pompiers de Marseille). Ils défendent respectivement les populations du département, de la petite couronne (départements 75, 92, 93 et 94) et de la ville de Marseille</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Prestataires ITV</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C’est le prestataire qui réalise des inspections télévisées (ITV) en se basant sur la norme EN13508-2+A1.</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Entreprises de curage</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C’est un prestataire qui réalise des opérations de nettoyage du patrimoine d’un maître d’ouvrage.</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Éditeurs de logiciels SIG</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Il s’agit d’entreprises ou de collectifs développant des solutions logicielles de traitement et/ou consultation de données géographiques.</w:t>
            </w:r>
          </w:p>
        </w:tc>
      </w:tr>
      <w:tr>
        <w:trPr>
          <w:trHeight w:val="300" w:hRule="atLeast"/>
          <w:cantSplit w:val="true"/>
        </w:trPr>
        <w:tc>
          <w:tcPr>
            <w:tcW w:w="3967" w:type="dxa"/>
            <w:tcBorders>
              <w:left w:val="single" w:sz="4" w:space="0" w:color="000000"/>
              <w:bottom w:val="single" w:sz="4" w:space="0" w:color="000000"/>
            </w:tcBorders>
          </w:tcPr>
          <w:p>
            <w:pPr>
              <w:pStyle w:val="Contenudetableau"/>
              <w:widowControl w:val="false"/>
              <w:spacing w:before="0" w:after="60"/>
              <w:rPr/>
            </w:pPr>
            <w:r>
              <w:rPr/>
              <w:t>Fournisseurs de solutions anti-endommagement</w:t>
            </w:r>
          </w:p>
        </w:tc>
        <w:tc>
          <w:tcPr>
            <w:tcW w:w="567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C’est une entreprise fournissant une solution de traitement des demandes liées à la réglementation anti-endommagement conformément à l’arrêté du 15 février 2012.</w:t>
            </w:r>
          </w:p>
        </w:tc>
      </w:tr>
    </w:tbl>
    <w:p>
      <w:pPr>
        <w:pStyle w:val="Normal"/>
        <w:rPr/>
      </w:pPr>
      <w:r>
        <w:rPr/>
      </w:r>
    </w:p>
    <w:p>
      <w:pPr>
        <w:pStyle w:val="Titre3"/>
        <w:numPr>
          <w:ilvl w:val="2"/>
          <w:numId w:val="4"/>
        </w:numPr>
        <w:rPr/>
      </w:pPr>
      <w:bookmarkStart w:id="7" w:name="_Toc183520087"/>
      <w:r>
        <w:rPr/>
        <w:t>Cas d’usage</w:t>
      </w:r>
      <w:bookmarkEnd w:id="7"/>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2807"/>
        <w:gridCol w:w="1731"/>
        <w:gridCol w:w="5101"/>
      </w:tblGrid>
      <w:tr>
        <w:trPr>
          <w:tblHeader w:val="true"/>
          <w:trHeight w:val="300" w:hRule="atLeast"/>
          <w:cantSplit w:val="true"/>
        </w:trPr>
        <w:tc>
          <w:tcPr>
            <w:tcW w:w="2807" w:type="dxa"/>
            <w:tcBorders>
              <w:top w:val="single" w:sz="4" w:space="0" w:color="000000"/>
              <w:left w:val="single" w:sz="4" w:space="0" w:color="000000"/>
              <w:bottom w:val="single" w:sz="4" w:space="0" w:color="000000"/>
            </w:tcBorders>
          </w:tcPr>
          <w:p>
            <w:pPr>
              <w:pStyle w:val="Titredetableau"/>
              <w:widowControl w:val="false"/>
              <w:spacing w:before="120" w:after="120"/>
              <w:rPr/>
            </w:pPr>
            <w:r>
              <w:rPr/>
              <w:t>Cas d’usage</w:t>
            </w:r>
          </w:p>
        </w:tc>
        <w:tc>
          <w:tcPr>
            <w:tcW w:w="1731" w:type="dxa"/>
            <w:tcBorders>
              <w:top w:val="single" w:sz="4" w:space="0" w:color="000000"/>
              <w:left w:val="single" w:sz="4" w:space="0" w:color="000000"/>
              <w:bottom w:val="single" w:sz="4" w:space="0" w:color="000000"/>
            </w:tcBorders>
          </w:tcPr>
          <w:p>
            <w:pPr>
              <w:pStyle w:val="Titredetableau"/>
              <w:widowControl w:val="false"/>
              <w:spacing w:before="120" w:after="120"/>
              <w:rPr/>
            </w:pPr>
            <w:r>
              <w:rPr/>
              <w:t>Domaines d’application</w:t>
            </w:r>
          </w:p>
        </w:tc>
        <w:tc>
          <w:tcPr>
            <w:tcW w:w="5101" w:type="dxa"/>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Description</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Inventaire du patrimoine : descriptif, périmètre</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Connaître le patrimoine eau et/ou assainissement de manière exhaustive de l’amont à l’aval.</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Identification des branchements / raccordements</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Connaître le patrimoine permettant la collecte ou la livraison des eaux à l’usager/client.</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 xml:space="preserve">Identification des points de livraison aux usagers </w:t>
            </w:r>
          </w:p>
        </w:tc>
        <w:tc>
          <w:tcPr>
            <w:tcW w:w="1731" w:type="dxa"/>
            <w:tcBorders>
              <w:left w:val="single" w:sz="4" w:space="0" w:color="000000"/>
              <w:bottom w:val="single" w:sz="4" w:space="0" w:color="000000"/>
            </w:tcBorders>
          </w:tcPr>
          <w:p>
            <w:pPr>
              <w:pStyle w:val="Contenudetableau"/>
              <w:widowControl w:val="false"/>
              <w:spacing w:before="0" w:after="60"/>
              <w:rPr/>
            </w:pPr>
            <w:r>
              <w:rPr/>
              <w:t>Eau potable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Connaître le patrimoine permettant la livraison des eaux à l’usager/client en lien avec le comptage</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 xml:space="preserve">Identification des points de collecte aux usagers </w:t>
            </w:r>
          </w:p>
        </w:tc>
        <w:tc>
          <w:tcPr>
            <w:tcW w:w="1731" w:type="dxa"/>
            <w:tcBorders>
              <w:left w:val="single" w:sz="4" w:space="0" w:color="000000"/>
              <w:bottom w:val="single" w:sz="4" w:space="0" w:color="000000"/>
            </w:tcBorders>
          </w:tcPr>
          <w:p>
            <w:pPr>
              <w:pStyle w:val="Contenudetableau"/>
              <w:widowControl w:val="false"/>
              <w:spacing w:before="0" w:after="60"/>
              <w:rPr/>
            </w:pPr>
            <w:r>
              <w:rPr/>
              <w:t>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Connaître le patrimoine permettant la collecte des eaux à l’usager/client</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DT/DICT</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rPr/>
            </w:pPr>
            <w:r>
              <w:rPr/>
              <w:t>Répondre aux obligations réglementaires anti-endommagement (DT/DICT) tels que définies par l’arrêté du 15 février 2012.</w:t>
            </w:r>
          </w:p>
          <w:p>
            <w:pPr>
              <w:pStyle w:val="Contenudetableau"/>
              <w:widowControl w:val="false"/>
              <w:spacing w:before="0" w:after="60"/>
              <w:rPr/>
            </w:pPr>
            <w:r>
              <w:rPr/>
              <w:t>Génération des documents de réponses.</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Fonctionnement hydraulique du réseau</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Permettre la compréhension du fonctionnement hydraulique du réseau.</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Étude &amp; modélisation hydraulique</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Permettre l’interfaçage entre les outils de modélisation hydraulique et le SIG.</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ITV normées, inspections visuelles</w:t>
            </w:r>
          </w:p>
        </w:tc>
        <w:tc>
          <w:tcPr>
            <w:tcW w:w="1731" w:type="dxa"/>
            <w:tcBorders>
              <w:left w:val="single" w:sz="4" w:space="0" w:color="000000"/>
              <w:bottom w:val="single" w:sz="4" w:space="0" w:color="000000"/>
            </w:tcBorders>
          </w:tcPr>
          <w:p>
            <w:pPr>
              <w:pStyle w:val="Contenudetableau"/>
              <w:widowControl w:val="false"/>
              <w:spacing w:before="0" w:after="60"/>
              <w:rPr/>
            </w:pPr>
            <w:r>
              <w:rPr/>
              <w:t>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Identifier le patrimoine afin de pouvoir réaliser les inspections télévisées nécessaire à la connaissance de l’état du patrimoine.</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Plans de récolement / levés topographiques</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Plans représentant le patrimoine permettant sa mise à jour après des opérations de travaux (plan de récolement) ou pour en améliorer connaissance (levés topographiques).</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Programmation des travaux sur le patrimoine</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Assister les intervenants dans leur programmation grâce à la connaissance du patrimoine.</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Échange des données dans un format 'standardisé'</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Permettre aux différents acteurs de s’échanger des données</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Indicateurs réglementaires (SISPEA, …)</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Permettre le calcul des indicateurs</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Indicateurs métiers, tableaux de bord, reporting</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Permettre le suivi du réseau au travers de la réalisation de bilans, rapports, requêtes...</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Interfaces du SIG avec les SI métiers: clientèle, GMAO, télégestion, IoT...</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rPr/>
            </w:pPr>
            <w:r>
              <w:rPr/>
              <w:t>Permettre l’interfaçage avec les outils SIG métiers.</w:t>
            </w:r>
          </w:p>
          <w:p>
            <w:pPr>
              <w:pStyle w:val="Contenudetableau"/>
              <w:widowControl w:val="false"/>
              <w:spacing w:before="0" w:after="60"/>
              <w:rPr/>
            </w:pPr>
            <w:r>
              <w:rPr/>
              <w:t>Les identifiants des objets représentés doivent avoir la même nomenclature et être identiques à ceux présents dans les SI métiers (identification pour pouvoir créer des relations).</w:t>
            </w:r>
          </w:p>
        </w:tc>
      </w:tr>
      <w:tr>
        <w:trPr>
          <w:trHeight w:val="300" w:hRule="atLeast"/>
          <w:cantSplit w:val="true"/>
        </w:trPr>
        <w:tc>
          <w:tcPr>
            <w:tcW w:w="2807" w:type="dxa"/>
            <w:tcBorders>
              <w:left w:val="single" w:sz="4" w:space="0" w:color="000000"/>
              <w:bottom w:val="single" w:sz="4" w:space="0" w:color="000000"/>
            </w:tcBorders>
          </w:tcPr>
          <w:p>
            <w:pPr>
              <w:pStyle w:val="Contenudetableau"/>
              <w:widowControl w:val="false"/>
              <w:spacing w:before="0" w:after="60"/>
              <w:rPr/>
            </w:pPr>
            <w:r>
              <w:rPr/>
              <w:t>Gestion documentaire : fiches regards, bordereaux, photos, documentation, PV, documents réglementaires, ...</w:t>
            </w:r>
          </w:p>
        </w:tc>
        <w:tc>
          <w:tcPr>
            <w:tcW w:w="1731" w:type="dxa"/>
            <w:tcBorders>
              <w:left w:val="single" w:sz="4" w:space="0" w:color="000000"/>
              <w:bottom w:val="single" w:sz="4" w:space="0" w:color="000000"/>
            </w:tcBorders>
          </w:tcPr>
          <w:p>
            <w:pPr>
              <w:pStyle w:val="Contenudetableau"/>
              <w:widowControl w:val="false"/>
              <w:spacing w:before="0" w:after="60"/>
              <w:rPr/>
            </w:pPr>
            <w:r>
              <w:rPr/>
              <w:t>Eau potable, assainissement, eau pluviale</w:t>
            </w:r>
          </w:p>
        </w:tc>
        <w:tc>
          <w:tcPr>
            <w:tcW w:w="5101" w:type="dxa"/>
            <w:tcBorders>
              <w:left w:val="single" w:sz="4" w:space="0" w:color="000000"/>
              <w:bottom w:val="single" w:sz="4" w:space="0" w:color="000000"/>
              <w:right w:val="single" w:sz="4" w:space="0" w:color="000000"/>
            </w:tcBorders>
          </w:tcPr>
          <w:p>
            <w:pPr>
              <w:pStyle w:val="Contenudetableau"/>
              <w:widowControl w:val="false"/>
              <w:spacing w:before="0" w:after="60"/>
              <w:rPr/>
            </w:pPr>
            <w:r>
              <w:rPr/>
              <w:t>Servir de point d’entrée à des documents relatifs aux éléments du réseau.</w:t>
            </w:r>
          </w:p>
        </w:tc>
      </w:tr>
    </w:tbl>
    <w:p>
      <w:pPr>
        <w:pStyle w:val="Corpsdetexte"/>
        <w:rPr/>
      </w:pPr>
      <w:r>
        <w:rPr/>
      </w:r>
      <w:r>
        <w:br w:type="page"/>
      </w:r>
    </w:p>
    <w:p>
      <w:pPr>
        <w:pStyle w:val="Titre1"/>
        <w:numPr>
          <w:ilvl w:val="0"/>
          <w:numId w:val="4"/>
        </w:numPr>
        <w:spacing w:before="0" w:after="120"/>
        <w:rPr/>
      </w:pPr>
      <w:bookmarkStart w:id="8" w:name="_Toc183520088"/>
      <w:r>
        <w:rPr/>
        <w:t>Description et exigences générales</w:t>
      </w:r>
      <w:bookmarkEnd w:id="8"/>
    </w:p>
    <w:p>
      <w:pPr>
        <w:pStyle w:val="Titre2"/>
        <w:numPr>
          <w:ilvl w:val="1"/>
          <w:numId w:val="4"/>
        </w:numPr>
        <w:rPr/>
      </w:pPr>
      <w:bookmarkStart w:id="9" w:name="_Toc183520089"/>
      <w:r>
        <w:rPr/>
        <w:t>Gestion des identifiants</w:t>
      </w:r>
      <w:bookmarkEnd w:id="9"/>
    </w:p>
    <w:p>
      <w:pPr>
        <w:pStyle w:val="Titre3"/>
        <w:numPr>
          <w:ilvl w:val="2"/>
          <w:numId w:val="4"/>
        </w:numPr>
        <w:rPr/>
      </w:pPr>
      <w:bookmarkStart w:id="10" w:name="_Toc183520090"/>
      <w:r>
        <w:rPr/>
        <w:t>Identifiants des réseaux</w:t>
      </w:r>
      <w:bookmarkEnd w:id="10"/>
    </w:p>
    <w:p>
      <w:pPr>
        <w:pStyle w:val="Corpsdetexte"/>
        <w:jc w:val="both"/>
        <w:rPr/>
      </w:pPr>
      <w:r>
        <w:rPr/>
        <w:t>Les classes présentes dans le modèle conceptuel de données portent toutes un attribut permettant d'identifier chaque canalisation, nœud ou réparation de façon unique au sein du réseau considéré.</w:t>
      </w:r>
    </w:p>
    <w:p>
      <w:pPr>
        <w:pStyle w:val="Corpsdetexte"/>
        <w:jc w:val="both"/>
        <w:rPr/>
      </w:pPr>
      <w:r>
        <w:rPr/>
        <w:t>Comme recommandé par le Guide sur les identifiants de ressource uniques du CNIG, et en l'absence de système d'identification national des réseaux humides, chaque réseau (ou jeu de données) est quant à lui identifié sans ambiguïté sur le territoire par un identifiant de ressource unique résolvable de type http qui prendra la forme suivante : {bloc_organisme}/{siren_organisme_public}/{type_reseau_humide}/{code_reseau} où :</w:t>
      </w:r>
    </w:p>
    <w:p>
      <w:pPr>
        <w:pStyle w:val="Corpsdetexte"/>
        <w:numPr>
          <w:ilvl w:val="0"/>
          <w:numId w:val="11"/>
        </w:numPr>
        <w:jc w:val="both"/>
        <w:rPr/>
      </w:pPr>
      <w:r>
        <w:rPr/>
        <w:t xml:space="preserve"> </w:t>
      </w:r>
      <w:r>
        <w:rPr/>
        <w:t>{bloc_organisme} est le nom de domaine permettant la ''résolution'' de l'identifiant ;</w:t>
      </w:r>
    </w:p>
    <w:p>
      <w:pPr>
        <w:pStyle w:val="Corpsdetexte"/>
        <w:numPr>
          <w:ilvl w:val="0"/>
          <w:numId w:val="11"/>
        </w:numPr>
        <w:jc w:val="both"/>
        <w:rPr/>
      </w:pPr>
      <w:r>
        <w:rPr/>
        <w:t xml:space="preserve"> </w:t>
      </w:r>
      <w:r>
        <w:rPr/>
        <w:t>{siren_organisme_public} est le numéro SIREN de la commune ou de l'EPCI en charge du service délivré ;</w:t>
      </w:r>
    </w:p>
    <w:p>
      <w:pPr>
        <w:pStyle w:val="Corpsdetexte"/>
        <w:numPr>
          <w:ilvl w:val="0"/>
          <w:numId w:val="11"/>
        </w:numPr>
        <w:jc w:val="both"/>
        <w:rPr/>
      </w:pPr>
      <w:r>
        <w:rPr/>
        <w:t xml:space="preserve"> </w:t>
      </w:r>
      <w:r>
        <w:rPr/>
        <w:t>{type_reseau_humide} est un code sur trois caractères précisant la nature et la modalité dudit service, à savoir :</w:t>
      </w:r>
    </w:p>
    <w:p>
      <w:pPr>
        <w:pStyle w:val="Corpsdetexte"/>
        <w:numPr>
          <w:ilvl w:val="1"/>
          <w:numId w:val="11"/>
        </w:numPr>
        <w:jc w:val="both"/>
        <w:rPr/>
      </w:pPr>
      <w:r>
        <w:rPr/>
        <w:t xml:space="preserve"> </w:t>
      </w:r>
      <w:r>
        <w:rPr/>
        <w:t>AEP pour un réseau d'adduction d'eau potable ;</w:t>
      </w:r>
    </w:p>
    <w:p>
      <w:pPr>
        <w:pStyle w:val="Corpsdetexte"/>
        <w:numPr>
          <w:ilvl w:val="1"/>
          <w:numId w:val="11"/>
        </w:numPr>
        <w:jc w:val="both"/>
        <w:rPr/>
      </w:pPr>
      <w:r>
        <w:rPr/>
        <w:t xml:space="preserve"> </w:t>
      </w:r>
      <w:r>
        <w:rPr/>
        <w:t>ASS pour un réseau d'assainissement collectif (y compris les réseaux d’eau pluvial).</w:t>
      </w:r>
    </w:p>
    <w:p>
      <w:pPr>
        <w:pStyle w:val="Corpsdetexte"/>
        <w:numPr>
          <w:ilvl w:val="0"/>
          <w:numId w:val="11"/>
        </w:numPr>
        <w:jc w:val="both"/>
        <w:rPr/>
      </w:pPr>
      <w:r>
        <w:rPr/>
        <w:t>{code_reseau} : code permettant de différentier les différents réseaux d’un organisme</w:t>
      </w:r>
    </w:p>
    <w:p>
      <w:pPr>
        <w:pStyle w:val="Corpsdetexte"/>
        <w:jc w:val="both"/>
        <w:rPr/>
      </w:pPr>
      <w:r>
        <w:rPr/>
        <w:t>Par exemple : http ://www.ville-exemple.fr/123456789/ASS/code_reseau.</w:t>
      </w:r>
    </w:p>
    <w:p>
      <w:pPr>
        <w:pStyle w:val="Corpsdetexte"/>
        <w:rPr/>
      </w:pPr>
      <w:r>
        <w:rPr/>
      </w:r>
    </w:p>
    <w:p>
      <w:pPr>
        <w:pStyle w:val="Titre3"/>
        <w:numPr>
          <w:ilvl w:val="2"/>
          <w:numId w:val="4"/>
        </w:numPr>
        <w:rPr/>
      </w:pPr>
      <w:bookmarkStart w:id="11" w:name="_Toc183520091"/>
      <w:r>
        <w:rPr/>
        <w:t>Identifiants des éléments constituant les réseaux</w:t>
      </w:r>
      <w:bookmarkEnd w:id="11"/>
    </w:p>
    <w:p>
      <w:pPr>
        <w:pStyle w:val="Corpsdetexte"/>
        <w:jc w:val="both"/>
        <w:rPr/>
      </w:pPr>
      <w:r>
        <w:rPr/>
        <w:t>Le formatage des identifiants est à la charge des producteurs de données.</w:t>
      </w:r>
    </w:p>
    <w:p>
      <w:pPr>
        <w:pStyle w:val="Corpsdetexte"/>
        <w:jc w:val="both"/>
        <w:rPr/>
      </w:pPr>
      <w:r>
        <w:rPr/>
        <w:t>Afin de permettre de référencer les éléments et de les lier, il est nécessaire de disposer d’identifiants uniques internes à la base de données.</w:t>
      </w:r>
    </w:p>
    <w:p>
      <w:pPr>
        <w:pStyle w:val="Corpsdetexte"/>
        <w:jc w:val="both"/>
        <w:rPr/>
      </w:pPr>
      <w:r>
        <w:rPr/>
        <w:t>Des identifiants « uniques » type GUID basé sur UUID</w:t>
      </w:r>
      <w:r>
        <w:rPr>
          <w:rStyle w:val="Ancredenotedebasdepage"/>
        </w:rPr>
        <w:footnoteReference w:id="13"/>
      </w:r>
      <w:r>
        <w:rPr/>
        <w:t xml:space="preserve"> peuvent également être utilisés. Ils devront être conservés dans le cadre d’une migration de base de données. </w:t>
      </w:r>
    </w:p>
    <w:p>
      <w:pPr>
        <w:pStyle w:val="Corpsdetexte"/>
        <w:jc w:val="both"/>
        <w:rPr/>
      </w:pPr>
      <w:r>
        <w:rPr/>
        <w:t>Ces identifiants uniques ont également pour objectif de permettre des liaisons avec les autres outils métiers tels qu’une GMAO, une base abonnés...</w:t>
      </w:r>
    </w:p>
    <w:p>
      <w:pPr>
        <w:pStyle w:val="Titre2"/>
        <w:numPr>
          <w:ilvl w:val="1"/>
          <w:numId w:val="4"/>
        </w:numPr>
        <w:rPr/>
      </w:pPr>
      <w:bookmarkStart w:id="12" w:name="_Toc183520092"/>
      <w:bookmarkStart w:id="13" w:name="_Ref183509676"/>
      <w:r>
        <w:rPr/>
        <w:t>Constitution (saisie / intégration) des données</w:t>
      </w:r>
      <w:bookmarkEnd w:id="12"/>
      <w:bookmarkEnd w:id="13"/>
    </w:p>
    <w:p>
      <w:pPr>
        <w:pStyle w:val="Corpsdetexte"/>
        <w:jc w:val="both"/>
        <w:rPr/>
      </w:pPr>
      <w:r>
        <w:rPr/>
        <w:t>Les données à échanger dans le cadre de ce géostandard sont, en tout ou partie, implémentées et stockées au fil de l'eau par les acteurs concernés (communes, groupements de communes et délégataires de service public…) dans leur propre système d'information. Les règles générales de constitution découlent de la topologie arcs-nœuds telle que définie plus haut.</w:t>
      </w:r>
    </w:p>
    <w:p>
      <w:pPr>
        <w:pStyle w:val="Titre3"/>
        <w:numPr>
          <w:ilvl w:val="2"/>
          <w:numId w:val="4"/>
        </w:numPr>
        <w:rPr/>
      </w:pPr>
      <w:bookmarkStart w:id="14" w:name="_Toc183520093"/>
      <w:r>
        <w:rPr/>
        <w:t>Géométrie</w:t>
      </w:r>
      <w:bookmarkEnd w:id="14"/>
    </w:p>
    <w:p>
      <w:pPr>
        <w:pStyle w:val="Corpsdetexte"/>
        <w:jc w:val="both"/>
        <w:rPr/>
      </w:pPr>
      <w:r>
        <w:rPr/>
        <w:t xml:space="preserve">Les classes d’objets (entités) de type graphique point, ligne et surface sont définies dans le géostandard avec une géométrie (x,y,z). Cette géométrie est soit une géométrie pure 3D, soit une géométrie 2D1/2 à savoir dont la coordonnée altimétrique est uniquement attributaire. </w:t>
      </w:r>
    </w:p>
    <w:p>
      <w:pPr>
        <w:pStyle w:val="Corpsdetexte"/>
        <w:jc w:val="both"/>
        <w:rPr/>
      </w:pPr>
      <w:r>
        <w:rPr/>
        <w:t>Le choix, en la présente version du géostandard, est laissé à la diligence des producteurs de données. En cas de géométrie 3D néanmoins, l’altimétrie de l’objet sera également reprise en attribut pour les entités qui la définissent expressément en leur lexique attributaire. A noter que d’autres cotes que l’altimétrie de référence de l’objet lui-même sont définies en sus au lexique attributaire de certaines entités.</w:t>
      </w:r>
    </w:p>
    <w:p>
      <w:pPr>
        <w:pStyle w:val="Corpsdetexte"/>
        <w:jc w:val="both"/>
        <w:rPr/>
      </w:pPr>
      <w:r>
        <w:rPr/>
        <w:t>En cas de coordonnée altimétrique de référence inconnue pour l’objet modélisé, les producteurs de données pourront ne considérer la géométrie qu’en 2D (x,y).</w:t>
      </w:r>
    </w:p>
    <w:p>
      <w:pPr>
        <w:pStyle w:val="Titre3"/>
        <w:numPr>
          <w:ilvl w:val="2"/>
          <w:numId w:val="4"/>
        </w:numPr>
        <w:rPr/>
      </w:pPr>
      <w:bookmarkStart w:id="15" w:name="_Toc183520094"/>
      <w:bookmarkStart w:id="16" w:name="_Toc182956736"/>
      <w:bookmarkStart w:id="17" w:name="_Toc182956735"/>
      <w:bookmarkEnd w:id="16"/>
      <w:bookmarkEnd w:id="17"/>
      <w:r>
        <w:rPr/>
        <w:t>Données attributaires</w:t>
      </w:r>
      <w:bookmarkEnd w:id="15"/>
    </w:p>
    <w:p>
      <w:pPr>
        <w:pStyle w:val="Titre4"/>
        <w:numPr>
          <w:ilvl w:val="3"/>
          <w:numId w:val="4"/>
        </w:numPr>
        <w:ind w:left="357" w:hanging="357"/>
        <w:rPr/>
      </w:pPr>
      <w:bookmarkStart w:id="18" w:name="_Toc183520095"/>
      <w:r>
        <w:rPr/>
        <w:t>Valeurs précodées</w:t>
      </w:r>
      <w:bookmarkEnd w:id="18"/>
    </w:p>
    <w:p>
      <w:pPr>
        <w:pStyle w:val="Corpsdetexte"/>
        <w:jc w:val="both"/>
        <w:rPr/>
      </w:pPr>
      <w:r>
        <w:rPr/>
        <w:t>Il s’agit de liste clés-valeurs permettant de simplifier la saisie des attributs en guidant l’utilisateur et de maintenir la qualité des données. Chaque clé correspondant à un code qui est stocké dans l’attribut de l’élément.</w:t>
      </w:r>
    </w:p>
    <w:p>
      <w:pPr>
        <w:pStyle w:val="Titre4"/>
        <w:numPr>
          <w:ilvl w:val="3"/>
          <w:numId w:val="4"/>
        </w:numPr>
        <w:ind w:left="357" w:hanging="357"/>
        <w:rPr/>
      </w:pPr>
      <w:bookmarkStart w:id="19" w:name="_Toc183520096"/>
      <w:r>
        <w:rPr/>
        <w:t>Plages de valeurs</w:t>
      </w:r>
      <w:bookmarkEnd w:id="19"/>
    </w:p>
    <w:p>
      <w:pPr>
        <w:pStyle w:val="Corpsdetexte"/>
        <w:rPr/>
      </w:pPr>
      <w:r>
        <w:rPr/>
        <w:t>Il s’agit de définir une plage de valeurs valide pour un attribut d’un élément.</w:t>
      </w:r>
    </w:p>
    <w:p>
      <w:pPr>
        <w:pStyle w:val="Titre4"/>
        <w:numPr>
          <w:ilvl w:val="3"/>
          <w:numId w:val="4"/>
        </w:numPr>
        <w:ind w:left="357" w:hanging="357"/>
        <w:rPr/>
      </w:pPr>
      <w:bookmarkStart w:id="20" w:name="_Toc183520097"/>
      <w:r>
        <w:rPr/>
        <w:t>Codes défauts</w:t>
      </w:r>
      <w:bookmarkEnd w:id="20"/>
    </w:p>
    <w:p>
      <w:pPr>
        <w:pStyle w:val="Corpsdetexte"/>
        <w:jc w:val="both"/>
        <w:rPr/>
      </w:pPr>
      <w:r>
        <w:rPr/>
        <w:t>Les codes défauts suivants permettent de qualifier le contenu d’un attribut pour lequel sa valeur n’a pas pu être déterminée et d’en préciser la raison. Pour ce faire, il est nécessaire ;</w:t>
      </w:r>
    </w:p>
    <w:p>
      <w:pPr>
        <w:pStyle w:val="Corpsdetexte"/>
        <w:numPr>
          <w:ilvl w:val="0"/>
          <w:numId w:val="7"/>
        </w:numPr>
        <w:jc w:val="both"/>
        <w:rPr/>
      </w:pPr>
      <w:r>
        <w:rPr/>
        <w:t>de préconiser le terme « Non renseignées » dans les cas où des recherches ont été effectuées et que l’information pourra être disponible « prochainement » ;</w:t>
      </w:r>
    </w:p>
    <w:p>
      <w:pPr>
        <w:pStyle w:val="Corpsdetexte"/>
        <w:numPr>
          <w:ilvl w:val="0"/>
          <w:numId w:val="7"/>
        </w:numPr>
        <w:jc w:val="both"/>
        <w:rPr/>
      </w:pPr>
      <w:r>
        <w:rPr/>
        <w:t>de disposer d’une appellation permettant de recenser les valeurs « Non concernées » ; indispensable dans le cas où des Champs ont été créés spécifiquement pour un « type » particulier (cas par exemple du Champ code_topage de la Table des « ass_exutoire ») ;</w:t>
      </w:r>
    </w:p>
    <w:p>
      <w:pPr>
        <w:pStyle w:val="Corpsdetexte"/>
        <w:numPr>
          <w:ilvl w:val="0"/>
          <w:numId w:val="7"/>
        </w:numPr>
        <w:jc w:val="both"/>
        <w:rPr/>
      </w:pPr>
      <w:r>
        <w:rPr/>
        <w:t>d’identifier les valeurs existante mais non validée par l’autorité compétente.</w:t>
      </w:r>
    </w:p>
    <w:p>
      <w:pPr>
        <w:pStyle w:val="Corpsdetexte"/>
        <w:numPr>
          <w:ilvl w:val="0"/>
          <w:numId w:val="7"/>
        </w:numPr>
        <w:jc w:val="both"/>
        <w:rPr/>
      </w:pPr>
      <w:r>
        <w:rPr/>
        <w:t>De réserver le terme « Non déterminé » pour les cas où des recherches ont été effectuées mais l’information n’est pas disponible et ne peut pas l’être</w:t>
      </w:r>
    </w:p>
    <w:p>
      <w:pPr>
        <w:pStyle w:val="Corpsdetexte"/>
        <w:jc w:val="both"/>
        <w:rPr/>
      </w:pPr>
      <w:r>
        <w:rPr/>
        <w:t>Les codes défauts correspondant sont les suivants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2409"/>
        <w:gridCol w:w="2407"/>
        <w:gridCol w:w="2412"/>
        <w:gridCol w:w="2410"/>
      </w:tblGrid>
      <w:tr>
        <w:trPr>
          <w:tblHeader w:val="true"/>
          <w:cantSplit w:val="true"/>
        </w:trPr>
        <w:tc>
          <w:tcPr>
            <w:tcW w:w="2409" w:type="dxa"/>
            <w:vMerge w:val="restart"/>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Signification</w:t>
            </w:r>
          </w:p>
        </w:tc>
        <w:tc>
          <w:tcPr>
            <w:tcW w:w="7229" w:type="dxa"/>
            <w:gridSpan w:val="3"/>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Champ</w:t>
            </w:r>
          </w:p>
        </w:tc>
      </w:tr>
      <w:tr>
        <w:trPr>
          <w:cantSplit w:val="true"/>
        </w:trPr>
        <w:tc>
          <w:tcPr>
            <w:tcW w:w="240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before="0" w:after="60"/>
              <w:rPr/>
            </w:pPr>
            <w:r>
              <w:rPr/>
            </w:r>
          </w:p>
        </w:tc>
        <w:tc>
          <w:tcPr>
            <w:tcW w:w="2407" w:type="dxa"/>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Précodé</w:t>
            </w:r>
          </w:p>
        </w:tc>
        <w:tc>
          <w:tcPr>
            <w:tcW w:w="2412" w:type="dxa"/>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Numérique</w:t>
            </w:r>
          </w:p>
        </w:tc>
        <w:tc>
          <w:tcPr>
            <w:tcW w:w="2410" w:type="dxa"/>
            <w:tcBorders>
              <w:top w:val="single" w:sz="4" w:space="0" w:color="000000"/>
              <w:left w:val="single" w:sz="4" w:space="0" w:color="000000"/>
              <w:bottom w:val="single" w:sz="4" w:space="0" w:color="000000"/>
              <w:right w:val="single" w:sz="4" w:space="0" w:color="000000"/>
            </w:tcBorders>
          </w:tcPr>
          <w:p>
            <w:pPr>
              <w:pStyle w:val="Titredetableau"/>
              <w:widowControl w:val="false"/>
              <w:spacing w:before="120" w:after="120"/>
              <w:rPr/>
            </w:pPr>
            <w:r>
              <w:rPr/>
              <w:t>Date</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Non renseigné(e)</w:t>
            </w:r>
          </w:p>
        </w:tc>
        <w:tc>
          <w:tcPr>
            <w:tcW w:w="2407"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non_renseigne</w:t>
            </w:r>
          </w:p>
        </w:tc>
        <w:tc>
          <w:tcPr>
            <w:tcW w:w="2412"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-9999</w:t>
            </w:r>
          </w:p>
        </w:tc>
        <w:tc>
          <w:tcPr>
            <w:tcW w:w="2410"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9999-09-09</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Non concerné(e)</w:t>
            </w:r>
          </w:p>
        </w:tc>
        <w:tc>
          <w:tcPr>
            <w:tcW w:w="2407"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non_concerne</w:t>
            </w:r>
          </w:p>
        </w:tc>
        <w:tc>
          <w:tcPr>
            <w:tcW w:w="2412"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-8888</w:t>
            </w:r>
          </w:p>
        </w:tc>
        <w:tc>
          <w:tcPr>
            <w:tcW w:w="2410"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8888-08-08</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lineRule="auto" w:line="259" w:before="0" w:after="60"/>
              <w:rPr/>
            </w:pPr>
            <w:r>
              <w:rPr/>
              <w:t>Non validé(e)</w:t>
            </w:r>
          </w:p>
        </w:tc>
        <w:tc>
          <w:tcPr>
            <w:tcW w:w="2407"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non_valide</w:t>
            </w:r>
          </w:p>
        </w:tc>
        <w:tc>
          <w:tcPr>
            <w:tcW w:w="2412"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-7777</w:t>
            </w:r>
          </w:p>
        </w:tc>
        <w:tc>
          <w:tcPr>
            <w:tcW w:w="2410"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7777-07-07</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Non déterminé(e)</w:t>
            </w:r>
          </w:p>
        </w:tc>
        <w:tc>
          <w:tcPr>
            <w:tcW w:w="2407"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non_determine</w:t>
            </w:r>
          </w:p>
        </w:tc>
        <w:tc>
          <w:tcPr>
            <w:tcW w:w="2412"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-6666</w:t>
            </w:r>
          </w:p>
        </w:tc>
        <w:tc>
          <w:tcPr>
            <w:tcW w:w="2410"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lineRule="auto" w:line="259" w:before="0" w:after="60"/>
              <w:rPr/>
            </w:pPr>
            <w:r>
              <w:rPr/>
              <w:t>6666-06-06</w:t>
            </w:r>
          </w:p>
        </w:tc>
      </w:tr>
    </w:tbl>
    <w:p>
      <w:pPr>
        <w:pStyle w:val="Corpsdetexte"/>
        <w:spacing w:before="120" w:after="140"/>
        <w:jc w:val="both"/>
        <w:rPr/>
      </w:pPr>
      <w:r>
        <w:rPr/>
        <w:t>L’utilisation de ces codes n’est pas obligatoire et peut compliquer les requêtes sur les données (il est nécessaire d’exclure ces valeurs lors de calcul de somme, de minimum/maximum...) mais elle permet toutefois d’améliorer la qualité et la connaissance des données mais également d’éviter les valeurs vides ambiguës.</w:t>
      </w:r>
    </w:p>
    <w:p>
      <w:pPr>
        <w:pStyle w:val="Titre4"/>
        <w:numPr>
          <w:ilvl w:val="3"/>
          <w:numId w:val="4"/>
        </w:numPr>
        <w:ind w:left="357" w:hanging="357"/>
        <w:rPr/>
      </w:pPr>
      <w:bookmarkStart w:id="21" w:name="_Toc183520098"/>
      <w:r>
        <w:rPr/>
        <w:t>Champs supplémentaires</w:t>
      </w:r>
      <w:bookmarkEnd w:id="21"/>
    </w:p>
    <w:p>
      <w:pPr>
        <w:pStyle w:val="Normal"/>
        <w:jc w:val="both"/>
        <w:rPr/>
      </w:pPr>
      <w:r>
        <w:rPr/>
        <w:t>Les champs de ce géostandard constituent une base qui peut être enrichie par leurs utilisateurs et producteurs de données pour l’adapter à leurs besoins.</w:t>
      </w:r>
    </w:p>
    <w:p>
      <w:pPr>
        <w:pStyle w:val="Normal"/>
        <w:jc w:val="both"/>
        <w:rPr/>
      </w:pPr>
      <w:r>
        <w:rPr/>
        <w:t>De plus, en règle générale, le géostandard ne modélise pas les champs qui résultent de calculs à partir d’autres champs  ; ils peuvent néanmoins être ajoutés à la diligence de l’utilisateur du géostandard lors de l’implémentation du modèle (exemple : la pente sur les canalisation d’assainissement).</w:t>
      </w:r>
    </w:p>
    <w:p>
      <w:pPr>
        <w:pStyle w:val="Titre2"/>
        <w:numPr>
          <w:ilvl w:val="1"/>
          <w:numId w:val="4"/>
        </w:numPr>
        <w:rPr/>
      </w:pPr>
      <w:bookmarkStart w:id="22" w:name="_Toc183520099"/>
      <w:r>
        <w:rPr/>
        <w:t>Topologie</w:t>
      </w:r>
      <w:bookmarkEnd w:id="22"/>
    </w:p>
    <w:p>
      <w:pPr>
        <w:pStyle w:val="Corpsdetexte"/>
        <w:jc w:val="both"/>
        <w:rPr/>
      </w:pPr>
      <w:r>
        <w:rPr/>
        <w:t>Bien qu'INSPIRE n'en fasse pas une obligation, la modélisation ci-après reprend le modèle générique de réseau tel qu'utilisé dans les spécifications du thème Utility and Government Services</w:t>
      </w:r>
      <w:r>
        <w:rPr>
          <w:rStyle w:val="Ancredenotedebasdepage"/>
        </w:rPr>
        <w:footnoteReference w:id="14"/>
      </w:r>
      <w:r>
        <w:rPr/>
        <w:t>.</w:t>
      </w:r>
    </w:p>
    <w:p>
      <w:pPr>
        <w:pStyle w:val="Corpsdetexte"/>
        <w:jc w:val="both"/>
        <w:rPr/>
      </w:pPr>
      <w:r>
        <w:rPr/>
        <w:t>La topologie en deux dimensions adoptée ici est donc une topologie de graphe, qui décrit la relation entre arcs (représentés par des lignes ou des polylignes) et nœuds (représentés par des points) et inscrit le référencement des nœuds dans la description des arcs. Le modèle est ainsi relationnel.</w:t>
      </w:r>
    </w:p>
    <w:p>
      <w:pPr>
        <w:pStyle w:val="Corpsdetexte"/>
        <w:jc w:val="both"/>
        <w:rPr/>
      </w:pPr>
      <w:r>
        <w:rPr/>
        <w:t>Dans une telle topologie, illustrée par la figure ci-après :</w:t>
      </w:r>
    </w:p>
    <w:p>
      <w:pPr>
        <w:pStyle w:val="Corpsdetexte"/>
        <w:numPr>
          <w:ilvl w:val="0"/>
          <w:numId w:val="8"/>
        </w:numPr>
        <w:jc w:val="both"/>
        <w:rPr/>
      </w:pPr>
      <w:r>
        <w:rPr/>
        <w:t>tout objet (ponctuel ou linéaire, nœud ou arc) est en relation topologique avec au moins un autre objet ;</w:t>
      </w:r>
    </w:p>
    <w:p>
      <w:pPr>
        <w:pStyle w:val="Corpsdetexte"/>
        <w:numPr>
          <w:ilvl w:val="0"/>
          <w:numId w:val="8"/>
        </w:numPr>
        <w:jc w:val="both"/>
        <w:rPr/>
      </w:pPr>
      <w:r>
        <w:rPr/>
        <w:t>tout arc joint deux nœuds (ceux dont la localisation coïncide avec celle de ses extrémités), tel l'arc H et les nœuds 7 et 8 ou l'arc A et les nœuds 1 et 2 ;</w:t>
      </w:r>
    </w:p>
    <w:p>
      <w:pPr>
        <w:pStyle w:val="Corpsdetexte"/>
        <w:numPr>
          <w:ilvl w:val="0"/>
          <w:numId w:val="8"/>
        </w:numPr>
        <w:jc w:val="both"/>
        <w:rPr/>
      </w:pPr>
      <w:r>
        <w:rPr/>
        <w:t>deux arcs ou plus peuvent se croiser sans être connectés, tels les arcs A et H ;</w:t>
      </w:r>
    </w:p>
    <w:p>
      <w:pPr>
        <w:pStyle w:val="Corpsdetexte"/>
        <w:numPr>
          <w:ilvl w:val="0"/>
          <w:numId w:val="8"/>
        </w:numPr>
        <w:jc w:val="both"/>
        <w:rPr/>
      </w:pPr>
      <w:r>
        <w:rPr/>
        <w:t>un nœud :</w:t>
      </w:r>
    </w:p>
    <w:p>
      <w:pPr>
        <w:pStyle w:val="Corpsdetexte"/>
        <w:numPr>
          <w:ilvl w:val="1"/>
          <w:numId w:val="8"/>
        </w:numPr>
        <w:jc w:val="both"/>
        <w:rPr/>
      </w:pPr>
      <w:r>
        <w:rPr/>
        <w:t>soit constitue une terminaison du réseau, tels les nœuds 1, 9 et 10,</w:t>
      </w:r>
    </w:p>
    <w:p>
      <w:pPr>
        <w:pStyle w:val="Corpsdetexte"/>
        <w:numPr>
          <w:ilvl w:val="1"/>
          <w:numId w:val="8"/>
        </w:numPr>
        <w:jc w:val="both"/>
        <w:rPr/>
      </w:pPr>
      <w:r>
        <w:rPr/>
        <w:t>soit connecte deux arcs (tel le nœud 7 et les arcs G et H) ou plus (tel le nœud 3 et les arcs B, C et F) par leurs extrémités.</w:t>
      </w:r>
    </w:p>
    <w:p>
      <w:pPr>
        <w:pStyle w:val="Normal"/>
        <w:jc w:val="center"/>
        <w:rPr/>
      </w:pPr>
      <w:r>
        <w:rPr/>
        <w:drawing>
          <wp:inline distT="0" distB="0" distL="0" distR="0">
            <wp:extent cx="4115435" cy="3324860"/>
            <wp:effectExtent l="0" t="0" r="0" b="0"/>
            <wp:docPr id="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
                    <pic:cNvPicPr>
                      <a:picLocks noChangeAspect="1" noChangeArrowheads="1"/>
                    </pic:cNvPicPr>
                  </pic:nvPicPr>
                  <pic:blipFill>
                    <a:blip r:embed="rId10"/>
                    <a:stretch>
                      <a:fillRect/>
                    </a:stretch>
                  </pic:blipFill>
                  <pic:spPr bwMode="auto">
                    <a:xfrm>
                      <a:off x="0" y="0"/>
                      <a:ext cx="4115435" cy="3324860"/>
                    </a:xfrm>
                    <a:prstGeom prst="rect">
                      <a:avLst/>
                    </a:prstGeom>
                  </pic:spPr>
                </pic:pic>
              </a:graphicData>
            </a:graphic>
          </wp:inline>
        </w:drawing>
      </w:r>
    </w:p>
    <w:p>
      <w:pPr>
        <w:pStyle w:val="Normal"/>
        <w:jc w:val="both"/>
        <w:rPr/>
      </w:pPr>
      <w:r>
        <w:rPr/>
      </w:r>
    </w:p>
    <w:p>
      <w:pPr>
        <w:pStyle w:val="Normal"/>
        <w:jc w:val="both"/>
        <w:rPr/>
      </w:pPr>
      <w:r>
        <w:rPr/>
        <w:t>Cette modélisation constitue le méta-modèle conceptuel sur lequel s’appuie le présent Géostandard. Ce méta-modèle de graphe définit ainsi des super-entités, de nature de nœud et d’arc, parentes des entités-métiers de type graphique point et ligne qui leur sont associées par le système relationnel pour décrire le patrimoine métier.</w:t>
      </w:r>
    </w:p>
    <w:p>
      <w:pPr>
        <w:pStyle w:val="Normal"/>
        <w:jc w:val="both"/>
        <w:rPr/>
      </w:pPr>
      <w:r>
        <w:rPr/>
      </w:r>
    </w:p>
    <w:p>
      <w:pPr>
        <w:pStyle w:val="Normal"/>
        <w:jc w:val="both"/>
        <w:rPr/>
      </w:pPr>
      <w:r>
        <w:rPr/>
        <w:t>Etant appliqué aux systèmes d’eaux (Adduction en Eau Potable et Assainissement Collectif), cette topologie noeud-arc-noeud est donc à décliner :</w:t>
      </w:r>
    </w:p>
    <w:p>
      <w:pPr>
        <w:pStyle w:val="ListParagraph"/>
        <w:numPr>
          <w:ilvl w:val="0"/>
          <w:numId w:val="22"/>
        </w:numPr>
        <w:jc w:val="both"/>
        <w:rPr/>
      </w:pPr>
      <w:r>
        <w:rPr/>
        <w:t>au graphe de réseau, réseau de production ou de distribution d’eau / réseau d’assainissement collectif unitaire ou séparatif (eaux usées et eaux pluviales urbaines) constitué par tous les patrimoines de nature de canalisations (tuyauterie) et équipements (organes, pièces...) ponctuels divers le jalonnant, ce pour chaque réseau indépendant ;</w:t>
      </w:r>
    </w:p>
    <w:p>
      <w:pPr>
        <w:pStyle w:val="ListParagraph"/>
        <w:numPr>
          <w:ilvl w:val="0"/>
          <w:numId w:val="22"/>
        </w:numPr>
        <w:jc w:val="both"/>
        <w:rPr/>
      </w:pPr>
      <w:r>
        <w:rPr/>
        <w:t>au graphe de branchement, branchement constitué par les patrimoines de nature de canalisations (tuyauterie) et équipements (organes, pièces...) ponctuels divers le jalonnant, ce pour chaque branchement.</w:t>
      </w:r>
    </w:p>
    <w:p>
      <w:pPr>
        <w:pStyle w:val="Normal"/>
        <w:jc w:val="both"/>
        <w:rPr/>
      </w:pPr>
      <w:r>
        <w:rPr/>
        <w:t>La jonction entre les deux graphes, à savoir d’un point de vue métier le piquage ou raccordement d’un branchement sur/au réseau de desserte / collecte, est modélisé de façon relationnelle également, par le placement d’un nœud de branchement. Ce nœud appartient au graphe de branchement et une entité ponctuelle fille incarnant le dispositif de raccordement lui est associée. Le comportement de ce nœud de de branchement vis-à-vis du graphe de réseau peut être de deux types selon son positionnement :</w:t>
      </w:r>
    </w:p>
    <w:p>
      <w:pPr>
        <w:pStyle w:val="ListParagraph"/>
        <w:numPr>
          <w:ilvl w:val="0"/>
          <w:numId w:val="23"/>
        </w:numPr>
        <w:jc w:val="both"/>
        <w:rPr/>
      </w:pPr>
      <w:r>
        <w:rPr/>
        <w:t xml:space="preserve">soit il appartient à l’arc du réseau au point en son sein où il est positionné ; ainsi, il ne le « coupe » pas ; </w:t>
      </w:r>
    </w:p>
    <w:p>
      <w:pPr>
        <w:pStyle w:val="ListParagraph"/>
        <w:numPr>
          <w:ilvl w:val="0"/>
          <w:numId w:val="24"/>
        </w:numPr>
        <w:jc w:val="both"/>
        <w:rPr/>
      </w:pPr>
      <w:r>
        <w:rPr/>
        <w:t>soit il est lié à un nœud du graphe de réseau au droit duquel il est positionné ; ainsi, est-il le fils du nœud de réseau lequel « coupe » l’arc de réseau.</w:t>
      </w:r>
    </w:p>
    <w:p>
      <w:pPr>
        <w:pStyle w:val="Normal"/>
        <w:jc w:val="both"/>
        <w:rPr>
          <w:bCs/>
          <w:i/>
          <w:i/>
        </w:rPr>
      </w:pPr>
      <w:r>
        <w:rPr>
          <w:i/>
          <w:iCs/>
        </w:rPr>
        <w:t>Le nœud de branchement, porteur de l’entité métier incarnant le dispositif de raccordement, à la jonction des graphes de réseau et de branchement est en relation avec une canalisation de réseau, soit directement (cas plutôt rencontré en Adduction en Eau Potable), soit par l’intermédiaire d’un nœud du graphe de réseau (cas plutôt fréquent en Assainissement Collectif dans la mesure du raccordement de branchements au droit de regards de visite).</w:t>
      </w:r>
    </w:p>
    <w:p>
      <w:pPr>
        <w:pStyle w:val="Normal"/>
        <w:jc w:val="both"/>
        <w:rPr>
          <w:bCs/>
          <w:i/>
          <w:i/>
        </w:rPr>
      </w:pPr>
      <w:r>
        <w:rPr>
          <w:bCs/>
          <w:i/>
        </w:rPr>
      </w:r>
    </w:p>
    <w:p>
      <w:pPr>
        <w:pStyle w:val="Normal"/>
        <w:jc w:val="both"/>
        <w:rPr>
          <w:bCs/>
          <w:i/>
          <w:i/>
        </w:rPr>
      </w:pPr>
      <w:r>
        <w:rPr>
          <w:i/>
          <w:iCs/>
        </w:rPr>
        <w:t>Pour rappel, l’usage des nœuds dans la topologie de graphe détermine le découpage nœud-arc-nœud, lequel, selon les règles de l’art, est basé sur l’occurrence de propriétés métiers (structurelles, dimensionnelles et fonctionnelles) homogènes pour décrire un même arc, et donc sur l’occurrence d’au moins une caractérisation différente parmi ces propriétés au changement d’arc. Dès lors, d’un point de vue métier, certains équipements, organes ou pièces peuvent ne pas être discriminants quant aux propriétés descriptives des tuyauteries de part et d’autre.</w:t>
      </w:r>
    </w:p>
    <w:p>
      <w:pPr>
        <w:pStyle w:val="Normal"/>
        <w:jc w:val="both"/>
        <w:rPr>
          <w:bCs/>
          <w:i/>
          <w:i/>
        </w:rPr>
      </w:pPr>
      <w:r>
        <w:rPr>
          <w:i/>
          <w:iCs/>
        </w:rPr>
        <w:t>Pour répondre à ce besoin de modélisation de la diversité du monde réel, le géostandard, en la présente version, autorise pour certaines entités métiers de type graphique point qu’elles soient filles de nœud ou bien d’arc, la maille de discrétisation du graphe par des nœuds étant laissé au choix constructif de l’utilisateur du géostandard. D’autre part, le géostandard définit également en tant que de besoin des entités de type graphique point ou ligne hors topologie de graphe avec possibilité d’association simple (attributaire) le cas échéant.</w:t>
      </w:r>
    </w:p>
    <w:p>
      <w:pPr>
        <w:pStyle w:val="Normal"/>
        <w:jc w:val="both"/>
        <w:rPr/>
      </w:pPr>
      <w:r>
        <w:rPr/>
      </w:r>
    </w:p>
    <w:p>
      <w:pPr>
        <w:pStyle w:val="Normal"/>
        <w:jc w:val="both"/>
        <w:rPr/>
      </w:pPr>
      <w:r>
        <w:rPr/>
        <w:t xml:space="preserve">Les entités du géostandard de type graphique surface ne font pas partie de la topologie de graphe. Pour autant, le méta-modèle définit également et par analogie une super-entité, parente d’entités métier de même type graphique. Des associations simples peuvent exister entre entités de la partie topologique du modèle et entités de la partie non topologique du modèle quel que soit leur type graphique.  </w:t>
      </w:r>
    </w:p>
    <w:p>
      <w:pPr>
        <w:pStyle w:val="Normal"/>
        <w:jc w:val="both"/>
        <w:rPr/>
      </w:pPr>
      <w:r>
        <w:rPr/>
      </w:r>
    </w:p>
    <w:p>
      <w:pPr>
        <w:pStyle w:val="Normal"/>
        <w:jc w:val="both"/>
        <w:rPr/>
      </w:pPr>
      <w:r>
        <w:rPr/>
        <w:t>Les choix de traduction et de dénormalisation éventuelle des modèles conceptuel et logique, ici décrits pour le géostandard, au niveau physique est laissé aux utilisateurs géomaticiens et gestionnaires de base de données du géostandard.</w:t>
      </w:r>
    </w:p>
    <w:p>
      <w:pPr>
        <w:pStyle w:val="Normal"/>
        <w:jc w:val="both"/>
        <w:rPr/>
      </w:pPr>
      <w:r>
        <w:rPr/>
      </w:r>
    </w:p>
    <w:p>
      <w:pPr>
        <w:pStyle w:val="Normal"/>
        <w:rPr/>
      </w:pPr>
      <w:r>
        <w:rPr/>
      </w:r>
      <w:r>
        <w:br w:type="page"/>
      </w:r>
    </w:p>
    <w:p>
      <w:pPr>
        <w:pStyle w:val="Titre2"/>
        <w:numPr>
          <w:ilvl w:val="1"/>
          <w:numId w:val="4"/>
        </w:numPr>
        <w:rPr/>
      </w:pPr>
      <w:bookmarkStart w:id="23" w:name="_Toc183520100"/>
      <w:bookmarkStart w:id="24" w:name="_Toc182956743"/>
      <w:bookmarkEnd w:id="24"/>
      <w:r>
        <w:rPr/>
        <w:t>Systèmes de référence</w:t>
      </w:r>
      <w:bookmarkEnd w:id="23"/>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1704"/>
        <w:gridCol w:w="7934"/>
      </w:tblGrid>
      <w:tr>
        <w:trPr/>
        <w:tc>
          <w:tcPr>
            <w:tcW w:w="1704" w:type="dxa"/>
            <w:tcBorders>
              <w:top w:val="single" w:sz="4" w:space="0" w:color="000000"/>
              <w:left w:val="single" w:sz="4" w:space="0" w:color="000000"/>
              <w:bottom w:val="single" w:sz="4" w:space="0" w:color="000000"/>
            </w:tcBorders>
          </w:tcPr>
          <w:p>
            <w:pPr>
              <w:pStyle w:val="Titredetableau"/>
              <w:widowControl w:val="false"/>
              <w:spacing w:before="120" w:after="120"/>
              <w:rPr/>
            </w:pPr>
            <w:r>
              <w:rPr/>
              <w:t>Système de référence spatial</w:t>
            </w:r>
          </w:p>
        </w:tc>
        <w:tc>
          <w:tcPr>
            <w:tcW w:w="7934" w:type="dxa"/>
            <w:tcBorders>
              <w:top w:val="single" w:sz="4" w:space="0" w:color="000000"/>
              <w:left w:val="single" w:sz="4" w:space="0" w:color="000000"/>
              <w:bottom w:val="single" w:sz="4" w:space="0" w:color="000000"/>
              <w:right w:val="single" w:sz="4" w:space="0" w:color="000000"/>
            </w:tcBorders>
          </w:tcPr>
          <w:p>
            <w:pPr>
              <w:pStyle w:val="Contenudetableau"/>
              <w:widowControl w:val="false"/>
              <w:tabs>
                <w:tab w:val="clear" w:pos="709"/>
                <w:tab w:val="left" w:pos="0" w:leader="none"/>
              </w:tabs>
              <w:rPr/>
            </w:pPr>
            <w:r>
              <w:rPr/>
              <w:t>Les systèmes de référence géographique préconisés sont rendus obligatoires par l’arrêté du 5 mars 2019 portant application du décret n° 2000-1276 du 26 décembre 2000 modifié portant application de l'article 89 de la loi n° 95-115 du 4 février 1995 modifiée d'orientation pour l'aménagement et le développement durable du territoire relatif aux conditions d'exécution et de publication des levés de plans entrepris par les services publics. Les différents systèmes légaux en vigueur sur l'ensemble du territoire français sont listés ci-dessous, par zone géographique, avec leur projections et système altimétrique associés.</w:t>
            </w:r>
          </w:p>
          <w:tbl>
            <w:tblPr>
              <w:tblW w:w="5000" w:type="pct"/>
              <w:jc w:val="left"/>
              <w:tblInd w:w="0" w:type="dxa"/>
              <w:tblLayout w:type="fixed"/>
              <w:tblCellMar>
                <w:top w:w="55" w:type="dxa"/>
                <w:left w:w="55" w:type="dxa"/>
                <w:bottom w:w="55" w:type="dxa"/>
                <w:right w:w="55" w:type="dxa"/>
              </w:tblCellMar>
              <w:tblLook w:val="04a0" w:noHBand="0" w:noVBand="1" w:firstColumn="1" w:lastRow="0" w:lastColumn="0" w:firstRow="1"/>
            </w:tblPr>
            <w:tblGrid>
              <w:gridCol w:w="1563"/>
              <w:gridCol w:w="1423"/>
              <w:gridCol w:w="2060"/>
              <w:gridCol w:w="1908"/>
              <w:gridCol w:w="871"/>
            </w:tblGrid>
            <w:tr>
              <w:trPr>
                <w:cantSplit w:val="true"/>
              </w:trPr>
              <w:tc>
                <w:tcPr>
                  <w:tcW w:w="1563" w:type="dxa"/>
                  <w:tcBorders>
                    <w:top w:val="single" w:sz="4" w:space="0" w:color="000000"/>
                    <w:left w:val="single" w:sz="4" w:space="0" w:color="000000"/>
                    <w:bottom w:val="single" w:sz="4" w:space="0" w:color="000000"/>
                  </w:tcBorders>
                </w:tcPr>
                <w:p>
                  <w:pPr>
                    <w:pStyle w:val="Titredesoustableau"/>
                    <w:widowControl w:val="false"/>
                    <w:spacing w:before="120" w:after="120"/>
                    <w:rPr/>
                  </w:pPr>
                  <w:r>
                    <w:rPr/>
                    <w:t>Zone géographique</w:t>
                  </w:r>
                </w:p>
              </w:tc>
              <w:tc>
                <w:tcPr>
                  <w:tcW w:w="1423" w:type="dxa"/>
                  <w:tcBorders>
                    <w:top w:val="single" w:sz="4" w:space="0" w:color="000000"/>
                    <w:left w:val="single" w:sz="4" w:space="0" w:color="000000"/>
                    <w:bottom w:val="single" w:sz="4" w:space="0" w:color="000000"/>
                  </w:tcBorders>
                </w:tcPr>
                <w:p>
                  <w:pPr>
                    <w:pStyle w:val="Titredesoustableau"/>
                    <w:widowControl w:val="false"/>
                    <w:spacing w:before="120" w:after="120"/>
                    <w:rPr/>
                  </w:pPr>
                  <w:r>
                    <w:rPr/>
                    <w:t>Repère de référence géodésique</w:t>
                  </w:r>
                </w:p>
              </w:tc>
              <w:tc>
                <w:tcPr>
                  <w:tcW w:w="2060" w:type="dxa"/>
                  <w:tcBorders>
                    <w:top w:val="single" w:sz="4" w:space="0" w:color="000000"/>
                    <w:left w:val="single" w:sz="4" w:space="0" w:color="000000"/>
                    <w:bottom w:val="single" w:sz="4" w:space="0" w:color="000000"/>
                  </w:tcBorders>
                </w:tcPr>
                <w:p>
                  <w:pPr>
                    <w:pStyle w:val="Titredesoustableau"/>
                    <w:widowControl w:val="false"/>
                    <w:spacing w:before="120" w:after="120"/>
                    <w:rPr/>
                  </w:pPr>
                  <w:r>
                    <w:rPr/>
                    <w:t>Projection (code registre IGNF)</w:t>
                  </w:r>
                </w:p>
              </w:tc>
              <w:tc>
                <w:tcPr>
                  <w:tcW w:w="1908" w:type="dxa"/>
                  <w:tcBorders>
                    <w:top w:val="single" w:sz="4" w:space="0" w:color="000000"/>
                    <w:left w:val="single" w:sz="4" w:space="0" w:color="000000"/>
                    <w:bottom w:val="single" w:sz="4" w:space="0" w:color="000000"/>
                  </w:tcBorders>
                </w:tcPr>
                <w:p>
                  <w:pPr>
                    <w:pStyle w:val="Titredesoustableau"/>
                    <w:widowControl w:val="false"/>
                    <w:spacing w:before="120" w:after="120"/>
                    <w:rPr/>
                  </w:pPr>
                  <w:r>
                    <w:rPr/>
                    <w:t>Repère de référence altimétrique</w:t>
                  </w:r>
                </w:p>
              </w:tc>
              <w:tc>
                <w:tcPr>
                  <w:tcW w:w="871" w:type="dxa"/>
                  <w:tcBorders>
                    <w:top w:val="single" w:sz="4" w:space="0" w:color="000000"/>
                    <w:left w:val="single" w:sz="4" w:space="0" w:color="000000"/>
                    <w:bottom w:val="single" w:sz="4" w:space="0" w:color="000000"/>
                    <w:right w:val="single" w:sz="4" w:space="0" w:color="000000"/>
                  </w:tcBorders>
                </w:tcPr>
                <w:p>
                  <w:pPr>
                    <w:pStyle w:val="Titredesoustableau"/>
                    <w:widowControl w:val="false"/>
                    <w:spacing w:before="120" w:after="120"/>
                    <w:rPr/>
                  </w:pPr>
                  <w:r>
                    <w:rPr/>
                    <w:t>Unité</w:t>
                  </w:r>
                </w:p>
              </w:tc>
            </w:tr>
            <w:tr>
              <w:trPr>
                <w:cantSplit w:val="true"/>
              </w:trPr>
              <w:tc>
                <w:tcPr>
                  <w:tcW w:w="1563" w:type="dxa"/>
                  <w:tcBorders>
                    <w:left w:val="single" w:sz="4" w:space="0" w:color="000000"/>
                    <w:bottom w:val="single" w:sz="4" w:space="0" w:color="000000"/>
                  </w:tcBorders>
                </w:tcPr>
                <w:p>
                  <w:pPr>
                    <w:pStyle w:val="Contenudesoustableau"/>
                    <w:widowControl w:val="false"/>
                    <w:rPr/>
                  </w:pPr>
                  <w:r>
                    <w:rPr/>
                    <w:t xml:space="preserve">France </w:t>
                  </w:r>
                </w:p>
                <w:p>
                  <w:pPr>
                    <w:pStyle w:val="Contenudesoustableau"/>
                    <w:widowControl w:val="false"/>
                    <w:spacing w:before="0" w:after="60"/>
                    <w:rPr/>
                  </w:pPr>
                  <w:r>
                    <w:rPr/>
                    <w:t>métropolitaine</w:t>
                  </w:r>
                </w:p>
              </w:tc>
              <w:tc>
                <w:tcPr>
                  <w:tcW w:w="1423" w:type="dxa"/>
                  <w:tcBorders>
                    <w:left w:val="single" w:sz="4" w:space="0" w:color="000000"/>
                    <w:bottom w:val="single" w:sz="4" w:space="0" w:color="000000"/>
                  </w:tcBorders>
                </w:tcPr>
                <w:p>
                  <w:pPr>
                    <w:pStyle w:val="Contenudesoustableau"/>
                    <w:widowControl w:val="false"/>
                    <w:spacing w:before="0" w:after="60"/>
                    <w:rPr/>
                  </w:pPr>
                  <w:r>
                    <w:rPr/>
                    <w:t>RGF93</w:t>
                  </w:r>
                </w:p>
              </w:tc>
              <w:tc>
                <w:tcPr>
                  <w:tcW w:w="2060" w:type="dxa"/>
                  <w:tcBorders>
                    <w:left w:val="single" w:sz="4" w:space="0" w:color="000000"/>
                    <w:bottom w:val="single" w:sz="4" w:space="0" w:color="000000"/>
                  </w:tcBorders>
                </w:tcPr>
                <w:p>
                  <w:pPr>
                    <w:pStyle w:val="Contenudesoustableau"/>
                    <w:widowControl w:val="false"/>
                    <w:rPr/>
                  </w:pPr>
                  <w:r>
                    <w:rPr/>
                    <w:t xml:space="preserve">Lambert 93 </w:t>
                  </w:r>
                </w:p>
                <w:p>
                  <w:pPr>
                    <w:pStyle w:val="Contenudesoustableau"/>
                    <w:widowControl w:val="false"/>
                    <w:spacing w:before="0" w:after="60"/>
                    <w:rPr/>
                  </w:pPr>
                  <w:r>
                    <w:rPr/>
                    <w:t>(RGF93LAMB93)</w:t>
                  </w:r>
                </w:p>
              </w:tc>
              <w:tc>
                <w:tcPr>
                  <w:tcW w:w="1908" w:type="dxa"/>
                  <w:tcBorders>
                    <w:left w:val="single" w:sz="4" w:space="0" w:color="000000"/>
                    <w:bottom w:val="single" w:sz="4" w:space="0" w:color="000000"/>
                  </w:tcBorders>
                </w:tcPr>
                <w:p>
                  <w:pPr>
                    <w:pStyle w:val="Contenudesoustableau"/>
                    <w:widowControl w:val="false"/>
                    <w:rPr>
                      <w:lang w:val="en-US"/>
                    </w:rPr>
                  </w:pPr>
                  <w:r>
                    <w:rPr>
                      <w:lang w:val="en-US"/>
                    </w:rPr>
                    <w:t>NGF - IGN 1969</w:t>
                  </w:r>
                </w:p>
                <w:p>
                  <w:pPr>
                    <w:pStyle w:val="Contenudesoustableau"/>
                    <w:widowControl w:val="false"/>
                    <w:rPr>
                      <w:lang w:val="en-US"/>
                    </w:rPr>
                  </w:pPr>
                  <w:r>
                    <w:rPr>
                      <w:lang w:val="en-US"/>
                    </w:rPr>
                    <w:t xml:space="preserve">(Corse : NGF - IGN </w:t>
                  </w:r>
                </w:p>
                <w:p>
                  <w:pPr>
                    <w:pStyle w:val="Contenudesoustableau"/>
                    <w:widowControl w:val="false"/>
                    <w:spacing w:before="0" w:after="60"/>
                    <w:rPr>
                      <w:lang w:val="en-US"/>
                    </w:rPr>
                  </w:pPr>
                  <w:r>
                    <w:rPr>
                      <w:lang w:val="en-US"/>
                    </w:rPr>
                    <w:t xml:space="preserve">1978) </w:t>
                  </w:r>
                </w:p>
              </w:tc>
              <w:tc>
                <w:tcPr>
                  <w:tcW w:w="871" w:type="dxa"/>
                  <w:tcBorders>
                    <w:left w:val="single" w:sz="4" w:space="0" w:color="000000"/>
                    <w:bottom w:val="single" w:sz="4" w:space="0" w:color="000000"/>
                    <w:right w:val="single" w:sz="4" w:space="0" w:color="000000"/>
                  </w:tcBorders>
                </w:tcPr>
                <w:p>
                  <w:pPr>
                    <w:pStyle w:val="Contenudesoustableau"/>
                    <w:widowControl w:val="false"/>
                    <w:spacing w:before="0" w:after="60"/>
                    <w:rPr/>
                  </w:pPr>
                  <w:r>
                    <w:rPr/>
                    <w:t>mètre</w:t>
                  </w:r>
                </w:p>
              </w:tc>
            </w:tr>
            <w:tr>
              <w:trPr>
                <w:cantSplit w:val="true"/>
              </w:trPr>
              <w:tc>
                <w:tcPr>
                  <w:tcW w:w="1563" w:type="dxa"/>
                  <w:tcBorders>
                    <w:left w:val="single" w:sz="4" w:space="0" w:color="000000"/>
                    <w:bottom w:val="single" w:sz="4" w:space="0" w:color="000000"/>
                  </w:tcBorders>
                </w:tcPr>
                <w:p>
                  <w:pPr>
                    <w:pStyle w:val="Contenudesoustableau"/>
                    <w:widowControl w:val="false"/>
                    <w:rPr/>
                  </w:pPr>
                  <w:r>
                    <w:rPr/>
                    <w:t xml:space="preserve">France </w:t>
                  </w:r>
                </w:p>
                <w:p>
                  <w:pPr>
                    <w:pStyle w:val="Contenudesoustableau"/>
                    <w:widowControl w:val="false"/>
                    <w:rPr/>
                  </w:pPr>
                  <w:r>
                    <w:rPr/>
                    <w:t xml:space="preserve">métropolitaine </w:t>
                  </w:r>
                </w:p>
                <w:p>
                  <w:pPr>
                    <w:pStyle w:val="Contenudesoustableau"/>
                    <w:widowControl w:val="false"/>
                    <w:rPr/>
                  </w:pPr>
                  <w:r>
                    <w:rPr/>
                    <w:t xml:space="preserve">Coniques </w:t>
                  </w:r>
                </w:p>
                <w:p>
                  <w:pPr>
                    <w:pStyle w:val="Contenudesoustableau"/>
                    <w:widowControl w:val="false"/>
                    <w:rPr/>
                  </w:pPr>
                  <w:r>
                    <w:rPr/>
                    <w:t xml:space="preserve">Conformes : </w:t>
                  </w:r>
                </w:p>
                <w:p>
                  <w:pPr>
                    <w:pStyle w:val="Contenudesoustableau"/>
                    <w:widowControl w:val="false"/>
                    <w:rPr/>
                  </w:pPr>
                  <w:r>
                    <w:rPr/>
                    <w:t xml:space="preserve">Zone 1 (Corse) </w:t>
                  </w:r>
                </w:p>
                <w:p>
                  <w:pPr>
                    <w:pStyle w:val="Contenudesoustableau"/>
                    <w:widowControl w:val="false"/>
                    <w:rPr/>
                  </w:pPr>
                  <w:r>
                    <w:rPr/>
                    <w:t xml:space="preserve">Zone 2 </w:t>
                  </w:r>
                </w:p>
                <w:p>
                  <w:pPr>
                    <w:pStyle w:val="Contenudesoustableau"/>
                    <w:widowControl w:val="false"/>
                    <w:rPr/>
                  </w:pPr>
                  <w:r>
                    <w:rPr/>
                    <w:t xml:space="preserve">Zone 3 </w:t>
                  </w:r>
                </w:p>
                <w:p>
                  <w:pPr>
                    <w:pStyle w:val="Contenudesoustableau"/>
                    <w:widowControl w:val="false"/>
                    <w:rPr/>
                  </w:pPr>
                  <w:r>
                    <w:rPr/>
                    <w:t xml:space="preserve">Zone 4 </w:t>
                  </w:r>
                </w:p>
                <w:p>
                  <w:pPr>
                    <w:pStyle w:val="Contenudesoustableau"/>
                    <w:widowControl w:val="false"/>
                    <w:rPr/>
                  </w:pPr>
                  <w:r>
                    <w:rPr/>
                    <w:t xml:space="preserve">Zone 5 </w:t>
                  </w:r>
                </w:p>
                <w:p>
                  <w:pPr>
                    <w:pStyle w:val="Contenudesoustableau"/>
                    <w:widowControl w:val="false"/>
                    <w:rPr/>
                  </w:pPr>
                  <w:r>
                    <w:rPr/>
                    <w:t xml:space="preserve">Zone 6 </w:t>
                  </w:r>
                </w:p>
                <w:p>
                  <w:pPr>
                    <w:pStyle w:val="Contenudesoustableau"/>
                    <w:widowControl w:val="false"/>
                    <w:rPr/>
                  </w:pPr>
                  <w:r>
                    <w:rPr/>
                    <w:t xml:space="preserve">Zone 7 </w:t>
                  </w:r>
                </w:p>
                <w:p>
                  <w:pPr>
                    <w:pStyle w:val="Contenudesoustableau"/>
                    <w:widowControl w:val="false"/>
                    <w:rPr/>
                  </w:pPr>
                  <w:r>
                    <w:rPr/>
                    <w:t xml:space="preserve">Zone 8 </w:t>
                  </w:r>
                </w:p>
                <w:p>
                  <w:pPr>
                    <w:pStyle w:val="Contenudesoustableau"/>
                    <w:widowControl w:val="false"/>
                    <w:spacing w:before="0" w:after="60"/>
                    <w:rPr/>
                  </w:pPr>
                  <w:r>
                    <w:rPr/>
                    <w:t>Zone 9</w:t>
                  </w:r>
                </w:p>
              </w:tc>
              <w:tc>
                <w:tcPr>
                  <w:tcW w:w="1423" w:type="dxa"/>
                  <w:tcBorders>
                    <w:left w:val="single" w:sz="4" w:space="0" w:color="000000"/>
                    <w:bottom w:val="single" w:sz="4" w:space="0" w:color="000000"/>
                  </w:tcBorders>
                </w:tcPr>
                <w:p>
                  <w:pPr>
                    <w:pStyle w:val="Contenudesoustableau"/>
                    <w:widowControl w:val="false"/>
                    <w:spacing w:before="0" w:after="60"/>
                    <w:rPr/>
                  </w:pPr>
                  <w:r>
                    <w:rPr/>
                    <w:t>RGF93</w:t>
                  </w:r>
                </w:p>
              </w:tc>
              <w:tc>
                <w:tcPr>
                  <w:tcW w:w="2060" w:type="dxa"/>
                  <w:tcBorders>
                    <w:left w:val="single" w:sz="4" w:space="0" w:color="000000"/>
                    <w:bottom w:val="single" w:sz="4" w:space="0" w:color="000000"/>
                  </w:tcBorders>
                </w:tcPr>
                <w:p>
                  <w:pPr>
                    <w:pStyle w:val="Contenudesoustableau"/>
                    <w:widowControl w:val="false"/>
                    <w:rPr>
                      <w:lang w:val="en-US"/>
                    </w:rPr>
                  </w:pPr>
                  <w:r>
                    <w:rPr>
                      <w:lang w:val="en-US"/>
                    </w:rPr>
                  </w:r>
                </w:p>
                <w:p>
                  <w:pPr>
                    <w:pStyle w:val="Contenudesoustableau"/>
                    <w:widowControl w:val="false"/>
                    <w:rPr>
                      <w:lang w:val="en-US"/>
                    </w:rPr>
                  </w:pPr>
                  <w:r>
                    <w:rPr>
                      <w:lang w:val="en-US"/>
                    </w:rPr>
                  </w:r>
                </w:p>
                <w:p>
                  <w:pPr>
                    <w:pStyle w:val="Contenudesoustableau"/>
                    <w:widowControl w:val="false"/>
                    <w:rPr>
                      <w:lang w:val="en-US"/>
                    </w:rPr>
                  </w:pPr>
                  <w:r>
                    <w:rPr>
                      <w:lang w:val="en-US"/>
                    </w:rPr>
                  </w:r>
                </w:p>
                <w:p>
                  <w:pPr>
                    <w:pStyle w:val="Contenudesoustableau"/>
                    <w:widowControl w:val="false"/>
                    <w:rPr>
                      <w:lang w:val="en-US"/>
                    </w:rPr>
                  </w:pPr>
                  <w:r>
                    <w:rPr>
                      <w:lang w:val="en-US"/>
                    </w:rPr>
                  </w:r>
                </w:p>
                <w:p>
                  <w:pPr>
                    <w:pStyle w:val="Contenudesoustableau"/>
                    <w:widowControl w:val="false"/>
                    <w:rPr>
                      <w:lang w:val="en-US"/>
                    </w:rPr>
                  </w:pPr>
                  <w:r>
                    <w:rPr>
                      <w:lang w:val="en-US"/>
                    </w:rPr>
                    <w:t xml:space="preserve">CC42 (RGF93CC42) </w:t>
                  </w:r>
                </w:p>
                <w:p>
                  <w:pPr>
                    <w:pStyle w:val="Contenudesoustableau"/>
                    <w:widowControl w:val="false"/>
                    <w:rPr>
                      <w:lang w:val="en-US"/>
                    </w:rPr>
                  </w:pPr>
                  <w:r>
                    <w:rPr>
                      <w:lang w:val="en-US"/>
                    </w:rPr>
                    <w:t xml:space="preserve">CC43 (RGF93CC43) </w:t>
                  </w:r>
                </w:p>
                <w:p>
                  <w:pPr>
                    <w:pStyle w:val="Contenudesoustableau"/>
                    <w:widowControl w:val="false"/>
                    <w:rPr>
                      <w:lang w:val="en-US"/>
                    </w:rPr>
                  </w:pPr>
                  <w:r>
                    <w:rPr>
                      <w:lang w:val="en-US"/>
                    </w:rPr>
                    <w:t xml:space="preserve">CC44 (RGF93CC44) </w:t>
                  </w:r>
                </w:p>
                <w:p>
                  <w:pPr>
                    <w:pStyle w:val="Contenudesoustableau"/>
                    <w:widowControl w:val="false"/>
                    <w:rPr>
                      <w:lang w:val="en-US"/>
                    </w:rPr>
                  </w:pPr>
                  <w:r>
                    <w:rPr>
                      <w:lang w:val="en-US"/>
                    </w:rPr>
                    <w:t xml:space="preserve">CC45 (RGF93CC45) </w:t>
                  </w:r>
                </w:p>
                <w:p>
                  <w:pPr>
                    <w:pStyle w:val="Contenudesoustableau"/>
                    <w:widowControl w:val="false"/>
                    <w:rPr>
                      <w:lang w:val="en-US"/>
                    </w:rPr>
                  </w:pPr>
                  <w:r>
                    <w:rPr>
                      <w:lang w:val="en-US"/>
                    </w:rPr>
                    <w:t xml:space="preserve">CC46 (RGF93CC46) </w:t>
                  </w:r>
                </w:p>
                <w:p>
                  <w:pPr>
                    <w:pStyle w:val="Contenudesoustableau"/>
                    <w:widowControl w:val="false"/>
                    <w:rPr>
                      <w:lang w:val="en-US"/>
                    </w:rPr>
                  </w:pPr>
                  <w:r>
                    <w:rPr>
                      <w:lang w:val="en-US"/>
                    </w:rPr>
                    <w:t xml:space="preserve">CC47 (RGF93CC47) </w:t>
                  </w:r>
                </w:p>
                <w:p>
                  <w:pPr>
                    <w:pStyle w:val="Contenudesoustableau"/>
                    <w:widowControl w:val="false"/>
                    <w:rPr>
                      <w:lang w:val="en-US"/>
                    </w:rPr>
                  </w:pPr>
                  <w:r>
                    <w:rPr>
                      <w:lang w:val="en-US"/>
                    </w:rPr>
                    <w:t xml:space="preserve">CC48 (RGF93CC48) </w:t>
                  </w:r>
                </w:p>
                <w:p>
                  <w:pPr>
                    <w:pStyle w:val="Contenudesoustableau"/>
                    <w:widowControl w:val="false"/>
                    <w:rPr>
                      <w:lang w:val="en-US"/>
                    </w:rPr>
                  </w:pPr>
                  <w:r>
                    <w:rPr>
                      <w:lang w:val="en-US"/>
                    </w:rPr>
                    <w:t xml:space="preserve">CC49 (RGF93CC49) </w:t>
                  </w:r>
                </w:p>
                <w:p>
                  <w:pPr>
                    <w:pStyle w:val="Contenudesoustableau"/>
                    <w:widowControl w:val="false"/>
                    <w:spacing w:before="0" w:after="60"/>
                    <w:rPr>
                      <w:lang w:val="en-US"/>
                    </w:rPr>
                  </w:pPr>
                  <w:r>
                    <w:rPr>
                      <w:lang w:val="en-US"/>
                    </w:rPr>
                    <w:t>CC50 (RGF93CC50)</w:t>
                  </w:r>
                </w:p>
              </w:tc>
              <w:tc>
                <w:tcPr>
                  <w:tcW w:w="1908" w:type="dxa"/>
                  <w:tcBorders>
                    <w:left w:val="single" w:sz="4" w:space="0" w:color="000000"/>
                    <w:bottom w:val="single" w:sz="4" w:space="0" w:color="000000"/>
                  </w:tcBorders>
                </w:tcPr>
                <w:p>
                  <w:pPr>
                    <w:pStyle w:val="Contenudesoustableau"/>
                    <w:widowControl w:val="false"/>
                    <w:rPr>
                      <w:lang w:val="en-US"/>
                    </w:rPr>
                  </w:pPr>
                  <w:r>
                    <w:rPr>
                      <w:lang w:val="en-US"/>
                    </w:rPr>
                  </w:r>
                </w:p>
                <w:p>
                  <w:pPr>
                    <w:pStyle w:val="Contenudesoustableau"/>
                    <w:widowControl w:val="false"/>
                    <w:rPr>
                      <w:lang w:val="en-US"/>
                    </w:rPr>
                  </w:pPr>
                  <w:r>
                    <w:rPr>
                      <w:lang w:val="en-US"/>
                    </w:rPr>
                  </w:r>
                </w:p>
                <w:p>
                  <w:pPr>
                    <w:pStyle w:val="Contenudesoustableau"/>
                    <w:widowControl w:val="false"/>
                    <w:rPr>
                      <w:lang w:val="en-US"/>
                    </w:rPr>
                  </w:pPr>
                  <w:r>
                    <w:rPr>
                      <w:lang w:val="en-US"/>
                    </w:rPr>
                  </w:r>
                </w:p>
                <w:p>
                  <w:pPr>
                    <w:pStyle w:val="Contenudesoustableau"/>
                    <w:widowControl w:val="false"/>
                    <w:rPr>
                      <w:lang w:val="en-US"/>
                    </w:rPr>
                  </w:pPr>
                  <w:r>
                    <w:rPr>
                      <w:lang w:val="en-US"/>
                    </w:rPr>
                  </w:r>
                </w:p>
                <w:p>
                  <w:pPr>
                    <w:pStyle w:val="Contenudesoustableau"/>
                    <w:widowControl w:val="false"/>
                    <w:rPr>
                      <w:lang w:val="en-US"/>
                    </w:rPr>
                  </w:pPr>
                  <w:r>
                    <w:rPr>
                      <w:lang w:val="en-US"/>
                    </w:rPr>
                    <w:t xml:space="preserve">NGF-IGN 1978 </w:t>
                  </w:r>
                </w:p>
                <w:p>
                  <w:pPr>
                    <w:pStyle w:val="Contenudesoustableau"/>
                    <w:widowControl w:val="false"/>
                    <w:rPr>
                      <w:lang w:val="en-US"/>
                    </w:rPr>
                  </w:pPr>
                  <w:r>
                    <w:rPr>
                      <w:lang w:val="en-US"/>
                    </w:rPr>
                    <w:t xml:space="preserve">NGF-IGN 1969 </w:t>
                  </w:r>
                </w:p>
                <w:p>
                  <w:pPr>
                    <w:pStyle w:val="Contenudesoustableau"/>
                    <w:widowControl w:val="false"/>
                    <w:rPr>
                      <w:lang w:val="en-US"/>
                    </w:rPr>
                  </w:pPr>
                  <w:r>
                    <w:rPr>
                      <w:lang w:val="en-US"/>
                    </w:rPr>
                    <w:t xml:space="preserve">NGF-IGN 1969 </w:t>
                  </w:r>
                </w:p>
                <w:p>
                  <w:pPr>
                    <w:pStyle w:val="Contenudesoustableau"/>
                    <w:widowControl w:val="false"/>
                    <w:rPr>
                      <w:lang w:val="en-US"/>
                    </w:rPr>
                  </w:pPr>
                  <w:r>
                    <w:rPr>
                      <w:lang w:val="en-US"/>
                    </w:rPr>
                    <w:t xml:space="preserve">NGF-IGN 1969 </w:t>
                  </w:r>
                </w:p>
                <w:p>
                  <w:pPr>
                    <w:pStyle w:val="Contenudesoustableau"/>
                    <w:widowControl w:val="false"/>
                    <w:rPr>
                      <w:lang w:val="en-US"/>
                    </w:rPr>
                  </w:pPr>
                  <w:r>
                    <w:rPr>
                      <w:lang w:val="en-US"/>
                    </w:rPr>
                    <w:t xml:space="preserve">NGF-IGN 1969 </w:t>
                  </w:r>
                </w:p>
                <w:p>
                  <w:pPr>
                    <w:pStyle w:val="Contenudesoustableau"/>
                    <w:widowControl w:val="false"/>
                    <w:rPr>
                      <w:lang w:val="en-US"/>
                    </w:rPr>
                  </w:pPr>
                  <w:r>
                    <w:rPr>
                      <w:lang w:val="en-US"/>
                    </w:rPr>
                    <w:t xml:space="preserve">NGF-IGN 1969 </w:t>
                  </w:r>
                </w:p>
                <w:p>
                  <w:pPr>
                    <w:pStyle w:val="Contenudesoustableau"/>
                    <w:widowControl w:val="false"/>
                    <w:rPr>
                      <w:lang w:val="en-US"/>
                    </w:rPr>
                  </w:pPr>
                  <w:r>
                    <w:rPr>
                      <w:lang w:val="en-US"/>
                    </w:rPr>
                    <w:t xml:space="preserve">NGF-IGN 1969 </w:t>
                  </w:r>
                </w:p>
                <w:p>
                  <w:pPr>
                    <w:pStyle w:val="Contenudesoustableau"/>
                    <w:widowControl w:val="false"/>
                    <w:rPr>
                      <w:lang w:val="en-US"/>
                    </w:rPr>
                  </w:pPr>
                  <w:r>
                    <w:rPr>
                      <w:lang w:val="en-US"/>
                    </w:rPr>
                    <w:t xml:space="preserve">NGF-IGN 1969 </w:t>
                  </w:r>
                </w:p>
                <w:p>
                  <w:pPr>
                    <w:pStyle w:val="Contenudesoustableau"/>
                    <w:widowControl w:val="false"/>
                    <w:spacing w:before="0" w:after="60"/>
                    <w:rPr>
                      <w:lang w:val="en-US"/>
                    </w:rPr>
                  </w:pPr>
                  <w:r>
                    <w:rPr>
                      <w:lang w:val="en-US"/>
                    </w:rPr>
                    <w:t>NGF-IGN 1969</w:t>
                  </w:r>
                </w:p>
              </w:tc>
              <w:tc>
                <w:tcPr>
                  <w:tcW w:w="871" w:type="dxa"/>
                  <w:tcBorders>
                    <w:left w:val="single" w:sz="4" w:space="0" w:color="000000"/>
                    <w:bottom w:val="single" w:sz="4" w:space="0" w:color="000000"/>
                    <w:right w:val="single" w:sz="4" w:space="0" w:color="000000"/>
                  </w:tcBorders>
                </w:tcPr>
                <w:p>
                  <w:pPr>
                    <w:pStyle w:val="Contenudesoustableau"/>
                    <w:widowControl w:val="false"/>
                    <w:spacing w:before="0" w:after="60"/>
                    <w:rPr/>
                  </w:pPr>
                  <w:r>
                    <w:rPr/>
                    <w:t>mètre</w:t>
                  </w:r>
                </w:p>
              </w:tc>
            </w:tr>
            <w:tr>
              <w:trPr>
                <w:cantSplit w:val="true"/>
              </w:trPr>
              <w:tc>
                <w:tcPr>
                  <w:tcW w:w="1563" w:type="dxa"/>
                  <w:tcBorders>
                    <w:left w:val="single" w:sz="4" w:space="0" w:color="000000"/>
                    <w:bottom w:val="single" w:sz="4" w:space="0" w:color="000000"/>
                  </w:tcBorders>
                </w:tcPr>
                <w:p>
                  <w:pPr>
                    <w:pStyle w:val="Contenudesoustableau"/>
                    <w:widowControl w:val="false"/>
                    <w:spacing w:before="0" w:after="60"/>
                    <w:rPr/>
                  </w:pPr>
                  <w:r>
                    <w:rPr/>
                    <w:t>Guadeloupe</w:t>
                  </w:r>
                </w:p>
              </w:tc>
              <w:tc>
                <w:tcPr>
                  <w:tcW w:w="1423" w:type="dxa"/>
                  <w:tcBorders>
                    <w:left w:val="single" w:sz="4" w:space="0" w:color="000000"/>
                    <w:bottom w:val="single" w:sz="4" w:space="0" w:color="000000"/>
                  </w:tcBorders>
                </w:tcPr>
                <w:p>
                  <w:pPr>
                    <w:pStyle w:val="Contenudesoustableau"/>
                    <w:widowControl w:val="false"/>
                    <w:spacing w:before="0" w:after="60"/>
                    <w:rPr/>
                  </w:pPr>
                  <w:r>
                    <w:rPr/>
                    <w:t>RGAF09</w:t>
                  </w:r>
                </w:p>
              </w:tc>
              <w:tc>
                <w:tcPr>
                  <w:tcW w:w="2060" w:type="dxa"/>
                  <w:tcBorders>
                    <w:left w:val="single" w:sz="4" w:space="0" w:color="000000"/>
                    <w:bottom w:val="single" w:sz="4" w:space="0" w:color="000000"/>
                  </w:tcBorders>
                </w:tcPr>
                <w:p>
                  <w:pPr>
                    <w:pStyle w:val="Contenudesoustableau"/>
                    <w:widowControl w:val="false"/>
                    <w:rPr/>
                  </w:pPr>
                  <w:r>
                    <w:rPr/>
                    <w:t xml:space="preserve">UTM Nord fuseau 20 </w:t>
                  </w:r>
                </w:p>
                <w:p>
                  <w:pPr>
                    <w:pStyle w:val="Contenudesoustableau"/>
                    <w:widowControl w:val="false"/>
                    <w:spacing w:before="0" w:after="60"/>
                    <w:rPr/>
                  </w:pPr>
                  <w:r>
                    <w:rPr/>
                    <w:t>(RGAF09UTM20)</w:t>
                  </w:r>
                </w:p>
              </w:tc>
              <w:tc>
                <w:tcPr>
                  <w:tcW w:w="1908" w:type="dxa"/>
                  <w:tcBorders>
                    <w:left w:val="single" w:sz="4" w:space="0" w:color="000000"/>
                    <w:bottom w:val="single" w:sz="4" w:space="0" w:color="000000"/>
                  </w:tcBorders>
                </w:tcPr>
                <w:p>
                  <w:pPr>
                    <w:pStyle w:val="Contenudesoustableau"/>
                    <w:widowControl w:val="false"/>
                    <w:spacing w:before="0" w:after="60"/>
                    <w:rPr/>
                  </w:pPr>
                  <w:r>
                    <w:rPr/>
                    <w:t>IGN 1988</w:t>
                  </w:r>
                </w:p>
              </w:tc>
              <w:tc>
                <w:tcPr>
                  <w:tcW w:w="871" w:type="dxa"/>
                  <w:tcBorders>
                    <w:left w:val="single" w:sz="4" w:space="0" w:color="000000"/>
                    <w:bottom w:val="single" w:sz="4" w:space="0" w:color="000000"/>
                    <w:right w:val="single" w:sz="4" w:space="0" w:color="000000"/>
                  </w:tcBorders>
                </w:tcPr>
                <w:p>
                  <w:pPr>
                    <w:pStyle w:val="Contenudesoustableau"/>
                    <w:widowControl w:val="false"/>
                    <w:spacing w:before="0" w:after="60"/>
                    <w:rPr/>
                  </w:pPr>
                  <w:r>
                    <w:rPr/>
                    <w:t>mètre</w:t>
                  </w:r>
                </w:p>
              </w:tc>
            </w:tr>
            <w:tr>
              <w:trPr>
                <w:cantSplit w:val="true"/>
              </w:trPr>
              <w:tc>
                <w:tcPr>
                  <w:tcW w:w="1563" w:type="dxa"/>
                  <w:tcBorders>
                    <w:left w:val="single" w:sz="4" w:space="0" w:color="000000"/>
                    <w:bottom w:val="single" w:sz="4" w:space="0" w:color="000000"/>
                  </w:tcBorders>
                </w:tcPr>
                <w:p>
                  <w:pPr>
                    <w:pStyle w:val="Contenudesoustableau"/>
                    <w:widowControl w:val="false"/>
                    <w:spacing w:before="0" w:after="60"/>
                    <w:rPr/>
                  </w:pPr>
                  <w:r>
                    <w:rPr/>
                    <w:t>Martinique</w:t>
                  </w:r>
                </w:p>
              </w:tc>
              <w:tc>
                <w:tcPr>
                  <w:tcW w:w="1423" w:type="dxa"/>
                  <w:tcBorders>
                    <w:left w:val="single" w:sz="4" w:space="0" w:color="000000"/>
                    <w:bottom w:val="single" w:sz="4" w:space="0" w:color="000000"/>
                  </w:tcBorders>
                </w:tcPr>
                <w:p>
                  <w:pPr>
                    <w:pStyle w:val="Contenudesoustableau"/>
                    <w:widowControl w:val="false"/>
                    <w:spacing w:before="0" w:after="60"/>
                    <w:rPr/>
                  </w:pPr>
                  <w:r>
                    <w:rPr/>
                    <w:t>RGAF09</w:t>
                  </w:r>
                </w:p>
              </w:tc>
              <w:tc>
                <w:tcPr>
                  <w:tcW w:w="2060" w:type="dxa"/>
                  <w:tcBorders>
                    <w:left w:val="single" w:sz="4" w:space="0" w:color="000000"/>
                    <w:bottom w:val="single" w:sz="4" w:space="0" w:color="000000"/>
                  </w:tcBorders>
                </w:tcPr>
                <w:p>
                  <w:pPr>
                    <w:pStyle w:val="Contenudesoustableau"/>
                    <w:widowControl w:val="false"/>
                    <w:rPr/>
                  </w:pPr>
                  <w:r>
                    <w:rPr/>
                    <w:t xml:space="preserve">UTM Nord fuseau 20 </w:t>
                  </w:r>
                </w:p>
                <w:p>
                  <w:pPr>
                    <w:pStyle w:val="Contenudesoustableau"/>
                    <w:widowControl w:val="false"/>
                    <w:spacing w:before="0" w:after="60"/>
                    <w:rPr/>
                  </w:pPr>
                  <w:r>
                    <w:rPr/>
                    <w:t>(RGAF09UTM20)</w:t>
                  </w:r>
                </w:p>
              </w:tc>
              <w:tc>
                <w:tcPr>
                  <w:tcW w:w="1908" w:type="dxa"/>
                  <w:tcBorders>
                    <w:left w:val="single" w:sz="4" w:space="0" w:color="000000"/>
                    <w:bottom w:val="single" w:sz="4" w:space="0" w:color="000000"/>
                  </w:tcBorders>
                </w:tcPr>
                <w:p>
                  <w:pPr>
                    <w:pStyle w:val="Contenudesoustableau"/>
                    <w:widowControl w:val="false"/>
                    <w:spacing w:before="0" w:after="60"/>
                    <w:rPr/>
                  </w:pPr>
                  <w:r>
                    <w:rPr/>
                    <w:t>IGN 1897</w:t>
                  </w:r>
                </w:p>
              </w:tc>
              <w:tc>
                <w:tcPr>
                  <w:tcW w:w="871" w:type="dxa"/>
                  <w:tcBorders>
                    <w:left w:val="single" w:sz="4" w:space="0" w:color="000000"/>
                    <w:bottom w:val="single" w:sz="4" w:space="0" w:color="000000"/>
                    <w:right w:val="single" w:sz="4" w:space="0" w:color="000000"/>
                  </w:tcBorders>
                </w:tcPr>
                <w:p>
                  <w:pPr>
                    <w:pStyle w:val="Contenudesoustableau"/>
                    <w:widowControl w:val="false"/>
                    <w:spacing w:before="0" w:after="60"/>
                    <w:rPr/>
                  </w:pPr>
                  <w:r>
                    <w:rPr/>
                    <w:t>mètre</w:t>
                  </w:r>
                </w:p>
              </w:tc>
            </w:tr>
            <w:tr>
              <w:trPr>
                <w:cantSplit w:val="true"/>
              </w:trPr>
              <w:tc>
                <w:tcPr>
                  <w:tcW w:w="1563" w:type="dxa"/>
                  <w:tcBorders>
                    <w:left w:val="single" w:sz="4" w:space="0" w:color="000000"/>
                    <w:bottom w:val="single" w:sz="4" w:space="0" w:color="000000"/>
                  </w:tcBorders>
                </w:tcPr>
                <w:p>
                  <w:pPr>
                    <w:pStyle w:val="Contenudesoustableau"/>
                    <w:widowControl w:val="false"/>
                    <w:spacing w:before="0" w:after="60"/>
                    <w:rPr/>
                  </w:pPr>
                  <w:r>
                    <w:rPr/>
                    <w:t>Guyane</w:t>
                  </w:r>
                </w:p>
              </w:tc>
              <w:tc>
                <w:tcPr>
                  <w:tcW w:w="1423" w:type="dxa"/>
                  <w:tcBorders>
                    <w:left w:val="single" w:sz="4" w:space="0" w:color="000000"/>
                    <w:bottom w:val="single" w:sz="4" w:space="0" w:color="000000"/>
                  </w:tcBorders>
                </w:tcPr>
                <w:p>
                  <w:pPr>
                    <w:pStyle w:val="Contenudesoustableau"/>
                    <w:widowControl w:val="false"/>
                    <w:spacing w:before="0" w:after="60"/>
                    <w:rPr/>
                  </w:pPr>
                  <w:r>
                    <w:rPr/>
                    <w:t>RGFG95</w:t>
                  </w:r>
                </w:p>
              </w:tc>
              <w:tc>
                <w:tcPr>
                  <w:tcW w:w="2060" w:type="dxa"/>
                  <w:tcBorders>
                    <w:left w:val="single" w:sz="4" w:space="0" w:color="000000"/>
                    <w:bottom w:val="single" w:sz="4" w:space="0" w:color="000000"/>
                  </w:tcBorders>
                </w:tcPr>
                <w:p>
                  <w:pPr>
                    <w:pStyle w:val="Contenudesoustableau"/>
                    <w:widowControl w:val="false"/>
                    <w:rPr/>
                  </w:pPr>
                  <w:r>
                    <w:rPr/>
                    <w:t xml:space="preserve">UTM Nord fuseau 22 </w:t>
                  </w:r>
                </w:p>
                <w:p>
                  <w:pPr>
                    <w:pStyle w:val="Contenudesoustableau"/>
                    <w:widowControl w:val="false"/>
                    <w:spacing w:before="0" w:after="60"/>
                    <w:rPr/>
                  </w:pPr>
                  <w:r>
                    <w:rPr/>
                    <w:t>(RGFG95UTM22)</w:t>
                  </w:r>
                </w:p>
              </w:tc>
              <w:tc>
                <w:tcPr>
                  <w:tcW w:w="1908" w:type="dxa"/>
                  <w:tcBorders>
                    <w:left w:val="single" w:sz="4" w:space="0" w:color="000000"/>
                    <w:bottom w:val="single" w:sz="4" w:space="0" w:color="000000"/>
                  </w:tcBorders>
                </w:tcPr>
                <w:p>
                  <w:pPr>
                    <w:pStyle w:val="Contenudesoustableau"/>
                    <w:widowControl w:val="false"/>
                    <w:spacing w:before="0" w:after="60"/>
                    <w:rPr/>
                  </w:pPr>
                  <w:r>
                    <w:rPr/>
                    <w:t>IGN 1977</w:t>
                  </w:r>
                </w:p>
              </w:tc>
              <w:tc>
                <w:tcPr>
                  <w:tcW w:w="871" w:type="dxa"/>
                  <w:tcBorders>
                    <w:left w:val="single" w:sz="4" w:space="0" w:color="000000"/>
                    <w:bottom w:val="single" w:sz="4" w:space="0" w:color="000000"/>
                    <w:right w:val="single" w:sz="4" w:space="0" w:color="000000"/>
                  </w:tcBorders>
                </w:tcPr>
                <w:p>
                  <w:pPr>
                    <w:pStyle w:val="Contenudesoustableau"/>
                    <w:widowControl w:val="false"/>
                    <w:spacing w:before="0" w:after="60"/>
                    <w:rPr/>
                  </w:pPr>
                  <w:r>
                    <w:rPr/>
                    <w:t>mètre</w:t>
                  </w:r>
                </w:p>
              </w:tc>
            </w:tr>
            <w:tr>
              <w:trPr>
                <w:cantSplit w:val="true"/>
              </w:trPr>
              <w:tc>
                <w:tcPr>
                  <w:tcW w:w="1563" w:type="dxa"/>
                  <w:tcBorders>
                    <w:left w:val="single" w:sz="4" w:space="0" w:color="000000"/>
                    <w:bottom w:val="single" w:sz="4" w:space="0" w:color="000000"/>
                  </w:tcBorders>
                </w:tcPr>
                <w:p>
                  <w:pPr>
                    <w:pStyle w:val="Contenudesoustableau"/>
                    <w:widowControl w:val="false"/>
                    <w:spacing w:before="0" w:after="60"/>
                    <w:rPr/>
                  </w:pPr>
                  <w:r>
                    <w:rPr/>
                    <w:t>La Réunion</w:t>
                  </w:r>
                </w:p>
              </w:tc>
              <w:tc>
                <w:tcPr>
                  <w:tcW w:w="1423" w:type="dxa"/>
                  <w:tcBorders>
                    <w:left w:val="single" w:sz="4" w:space="0" w:color="000000"/>
                    <w:bottom w:val="single" w:sz="4" w:space="0" w:color="000000"/>
                  </w:tcBorders>
                </w:tcPr>
                <w:p>
                  <w:pPr>
                    <w:pStyle w:val="Contenudesoustableau"/>
                    <w:widowControl w:val="false"/>
                    <w:spacing w:before="0" w:after="60"/>
                    <w:rPr/>
                  </w:pPr>
                  <w:r>
                    <w:rPr/>
                    <w:t>RGR92</w:t>
                  </w:r>
                </w:p>
              </w:tc>
              <w:tc>
                <w:tcPr>
                  <w:tcW w:w="2060" w:type="dxa"/>
                  <w:tcBorders>
                    <w:left w:val="single" w:sz="4" w:space="0" w:color="000000"/>
                    <w:bottom w:val="single" w:sz="4" w:space="0" w:color="000000"/>
                  </w:tcBorders>
                </w:tcPr>
                <w:p>
                  <w:pPr>
                    <w:pStyle w:val="Contenudesoustableau"/>
                    <w:widowControl w:val="false"/>
                    <w:rPr/>
                  </w:pPr>
                  <w:r>
                    <w:rPr/>
                    <w:t xml:space="preserve">UTM Sud fuseau 40 </w:t>
                  </w:r>
                </w:p>
                <w:p>
                  <w:pPr>
                    <w:pStyle w:val="Contenudesoustableau"/>
                    <w:widowControl w:val="false"/>
                    <w:spacing w:before="0" w:after="60"/>
                    <w:rPr/>
                  </w:pPr>
                  <w:r>
                    <w:rPr/>
                    <w:t xml:space="preserve">(RGR92UTM40S) </w:t>
                  </w:r>
                </w:p>
              </w:tc>
              <w:tc>
                <w:tcPr>
                  <w:tcW w:w="1908" w:type="dxa"/>
                  <w:tcBorders>
                    <w:left w:val="single" w:sz="4" w:space="0" w:color="000000"/>
                    <w:bottom w:val="single" w:sz="4" w:space="0" w:color="000000"/>
                  </w:tcBorders>
                </w:tcPr>
                <w:p>
                  <w:pPr>
                    <w:pStyle w:val="Contenudesoustableau"/>
                    <w:widowControl w:val="false"/>
                    <w:spacing w:before="0" w:after="60"/>
                    <w:rPr/>
                  </w:pPr>
                  <w:r>
                    <w:rPr/>
                    <w:t>IGN 1989</w:t>
                  </w:r>
                </w:p>
              </w:tc>
              <w:tc>
                <w:tcPr>
                  <w:tcW w:w="871" w:type="dxa"/>
                  <w:tcBorders>
                    <w:left w:val="single" w:sz="4" w:space="0" w:color="000000"/>
                    <w:bottom w:val="single" w:sz="4" w:space="0" w:color="000000"/>
                    <w:right w:val="single" w:sz="4" w:space="0" w:color="000000"/>
                  </w:tcBorders>
                </w:tcPr>
                <w:p>
                  <w:pPr>
                    <w:pStyle w:val="Contenudesoustableau"/>
                    <w:widowControl w:val="false"/>
                    <w:spacing w:before="0" w:after="60"/>
                    <w:rPr/>
                  </w:pPr>
                  <w:r>
                    <w:rPr/>
                    <w:t>mètre</w:t>
                  </w:r>
                </w:p>
              </w:tc>
            </w:tr>
            <w:tr>
              <w:trPr>
                <w:cantSplit w:val="true"/>
              </w:trPr>
              <w:tc>
                <w:tcPr>
                  <w:tcW w:w="1563" w:type="dxa"/>
                  <w:tcBorders>
                    <w:left w:val="single" w:sz="4" w:space="0" w:color="000000"/>
                    <w:bottom w:val="single" w:sz="4" w:space="0" w:color="000000"/>
                  </w:tcBorders>
                </w:tcPr>
                <w:p>
                  <w:pPr>
                    <w:pStyle w:val="Contenudesoustableau"/>
                    <w:widowControl w:val="false"/>
                    <w:spacing w:before="0" w:after="60"/>
                    <w:rPr/>
                  </w:pPr>
                  <w:r>
                    <w:rPr/>
                    <w:t>Mayotte</w:t>
                  </w:r>
                </w:p>
              </w:tc>
              <w:tc>
                <w:tcPr>
                  <w:tcW w:w="1423" w:type="dxa"/>
                  <w:tcBorders>
                    <w:left w:val="single" w:sz="4" w:space="0" w:color="000000"/>
                    <w:bottom w:val="single" w:sz="4" w:space="0" w:color="000000"/>
                  </w:tcBorders>
                </w:tcPr>
                <w:p>
                  <w:pPr>
                    <w:pStyle w:val="Contenudesoustableau"/>
                    <w:widowControl w:val="false"/>
                    <w:spacing w:before="0" w:after="60"/>
                    <w:rPr/>
                  </w:pPr>
                  <w:r>
                    <w:rPr/>
                    <w:t>RGM04</w:t>
                  </w:r>
                </w:p>
              </w:tc>
              <w:tc>
                <w:tcPr>
                  <w:tcW w:w="2060" w:type="dxa"/>
                  <w:tcBorders>
                    <w:left w:val="single" w:sz="4" w:space="0" w:color="000000"/>
                    <w:bottom w:val="single" w:sz="4" w:space="0" w:color="000000"/>
                  </w:tcBorders>
                </w:tcPr>
                <w:p>
                  <w:pPr>
                    <w:pStyle w:val="Contenudesoustableau"/>
                    <w:widowControl w:val="false"/>
                    <w:rPr/>
                  </w:pPr>
                  <w:r>
                    <w:rPr/>
                    <w:t xml:space="preserve">UTM Sud fuseau 38 </w:t>
                  </w:r>
                </w:p>
                <w:p>
                  <w:pPr>
                    <w:pStyle w:val="Contenudesoustableau"/>
                    <w:widowControl w:val="false"/>
                    <w:spacing w:before="0" w:after="60"/>
                    <w:rPr/>
                  </w:pPr>
                  <w:r>
                    <w:rPr/>
                    <w:t xml:space="preserve">(RGM04UTM38S) </w:t>
                  </w:r>
                </w:p>
              </w:tc>
              <w:tc>
                <w:tcPr>
                  <w:tcW w:w="1908" w:type="dxa"/>
                  <w:tcBorders>
                    <w:left w:val="single" w:sz="4" w:space="0" w:color="000000"/>
                    <w:bottom w:val="single" w:sz="4" w:space="0" w:color="000000"/>
                  </w:tcBorders>
                </w:tcPr>
                <w:p>
                  <w:pPr>
                    <w:pStyle w:val="Contenudesoustableau"/>
                    <w:widowControl w:val="false"/>
                    <w:spacing w:before="0" w:after="60"/>
                    <w:rPr/>
                  </w:pPr>
                  <w:r>
                    <w:rPr/>
                    <w:t>SHOM 1953</w:t>
                  </w:r>
                </w:p>
              </w:tc>
              <w:tc>
                <w:tcPr>
                  <w:tcW w:w="871" w:type="dxa"/>
                  <w:tcBorders>
                    <w:left w:val="single" w:sz="4" w:space="0" w:color="000000"/>
                    <w:bottom w:val="single" w:sz="4" w:space="0" w:color="000000"/>
                    <w:right w:val="single" w:sz="4" w:space="0" w:color="000000"/>
                  </w:tcBorders>
                </w:tcPr>
                <w:p>
                  <w:pPr>
                    <w:pStyle w:val="Contenudesoustableau"/>
                    <w:widowControl w:val="false"/>
                    <w:spacing w:before="0" w:after="60"/>
                    <w:rPr/>
                  </w:pPr>
                  <w:r>
                    <w:rPr/>
                    <w:t>mètre</w:t>
                  </w:r>
                </w:p>
              </w:tc>
            </w:tr>
          </w:tbl>
          <w:p>
            <w:pPr>
              <w:pStyle w:val="Contenudetableau"/>
              <w:widowControl w:val="false"/>
              <w:spacing w:before="0" w:after="60"/>
              <w:rPr/>
            </w:pPr>
            <w:r>
              <w:rPr/>
            </w:r>
          </w:p>
        </w:tc>
      </w:tr>
      <w:tr>
        <w:trPr/>
        <w:tc>
          <w:tcPr>
            <w:tcW w:w="1704" w:type="dxa"/>
            <w:tcBorders>
              <w:left w:val="single" w:sz="4" w:space="0" w:color="000000"/>
              <w:bottom w:val="single" w:sz="4" w:space="0" w:color="000000"/>
            </w:tcBorders>
          </w:tcPr>
          <w:p>
            <w:pPr>
              <w:pStyle w:val="Titredetableau"/>
              <w:widowControl w:val="false"/>
              <w:spacing w:before="120" w:after="120"/>
              <w:rPr/>
            </w:pPr>
            <w:r>
              <w:rPr/>
              <w:t>Système de référence temporel</w:t>
            </w:r>
          </w:p>
        </w:tc>
        <w:tc>
          <w:tcPr>
            <w:tcW w:w="7934" w:type="dxa"/>
            <w:tcBorders>
              <w:left w:val="single" w:sz="4" w:space="0" w:color="000000"/>
              <w:bottom w:val="single" w:sz="4" w:space="0" w:color="000000"/>
              <w:right w:val="single" w:sz="4" w:space="0" w:color="000000"/>
            </w:tcBorders>
          </w:tcPr>
          <w:p>
            <w:pPr>
              <w:pStyle w:val="Contenudetableau"/>
              <w:widowControl w:val="false"/>
              <w:spacing w:before="0" w:after="60"/>
              <w:rPr/>
            </w:pPr>
            <w:r>
              <w:rPr/>
              <w:t>Le système de référence temporel est le calendrier grégorien. Les valeurs de temps sont référencées par rapport au temps local exprimé dans le système de temps heure locale. (Cf. Décret n° 2017-292 du 6 mars 2017 relatif au temps légal français)</w:t>
            </w:r>
          </w:p>
        </w:tc>
      </w:tr>
      <w:tr>
        <w:trPr/>
        <w:tc>
          <w:tcPr>
            <w:tcW w:w="1704" w:type="dxa"/>
            <w:tcBorders>
              <w:left w:val="single" w:sz="4" w:space="0" w:color="000000"/>
              <w:bottom w:val="single" w:sz="4" w:space="0" w:color="000000"/>
            </w:tcBorders>
          </w:tcPr>
          <w:p>
            <w:pPr>
              <w:pStyle w:val="Titredetableau"/>
              <w:widowControl w:val="false"/>
              <w:spacing w:before="120" w:after="120"/>
              <w:rPr/>
            </w:pPr>
            <w:r>
              <w:rPr/>
              <w:t>Unité de mesure</w:t>
            </w:r>
          </w:p>
        </w:tc>
        <w:tc>
          <w:tcPr>
            <w:tcW w:w="7934" w:type="dxa"/>
            <w:tcBorders>
              <w:left w:val="single" w:sz="4" w:space="0" w:color="000000"/>
              <w:bottom w:val="single" w:sz="4" w:space="0" w:color="000000"/>
              <w:right w:val="single" w:sz="4" w:space="0" w:color="000000"/>
            </w:tcBorders>
          </w:tcPr>
          <w:p>
            <w:pPr>
              <w:pStyle w:val="Contenudetableau"/>
              <w:widowControl w:val="false"/>
              <w:spacing w:before="0" w:after="60"/>
              <w:rPr/>
            </w:pPr>
            <w:r>
              <w:rPr/>
              <w:t>Cf. système international de mesure (ISO 80000)</w:t>
            </w:r>
          </w:p>
        </w:tc>
      </w:tr>
    </w:tbl>
    <w:p>
      <w:pPr>
        <w:pStyle w:val="Titre2"/>
        <w:numPr>
          <w:ilvl w:val="1"/>
          <w:numId w:val="4"/>
        </w:numPr>
        <w:rPr/>
      </w:pPr>
      <w:bookmarkStart w:id="25" w:name="_Toc183520101"/>
      <w:r>
        <w:rPr/>
        <w:t>Prise en compte de la réglementation anti-endommagement</w:t>
      </w:r>
      <w:bookmarkEnd w:id="25"/>
    </w:p>
    <w:p>
      <w:pPr>
        <w:pStyle w:val="Corpsdetexte"/>
        <w:jc w:val="both"/>
        <w:rPr/>
      </w:pPr>
      <w:r>
        <w:rPr/>
        <w:t>Ce standard peut permettre la réponse aux déclarations de travaux à proximité des réseaux par les exploitants de réseaux. C’est pourquoi il s’appuie sur le standard StaR-DT sans toutefois en être une extension.</w:t>
      </w:r>
    </w:p>
    <w:p>
      <w:pPr>
        <w:pStyle w:val="Corpsdetexte"/>
        <w:jc w:val="both"/>
        <w:rPr/>
      </w:pPr>
      <w:r>
        <w:rPr/>
        <w:t>Les géométries 3D et 2D1/2 permettent d’avoir les notions d’encombrement et d’altitude nécessaire pour répondre aux demandes notamment concernant la génératrice supérieure des ouvrages. De plus pour les objets ponctuels ou linéaires du standard, un élément de surface de génie civil permet de modéliser l’emprise réel de l’objet.</w:t>
      </w:r>
    </w:p>
    <w:p>
      <w:pPr>
        <w:pStyle w:val="Titre2"/>
        <w:numPr>
          <w:ilvl w:val="1"/>
          <w:numId w:val="4"/>
        </w:numPr>
        <w:rPr/>
      </w:pPr>
      <w:bookmarkStart w:id="26" w:name="_Toc183520102"/>
      <w:r>
        <w:rPr/>
        <w:t>Lien avec d’autres standards</w:t>
      </w:r>
      <w:bookmarkEnd w:id="26"/>
    </w:p>
    <w:p>
      <w:pPr>
        <w:pStyle w:val="Corpsdetexte"/>
        <w:jc w:val="both"/>
        <w:rPr/>
      </w:pPr>
      <w:r>
        <w:rPr/>
        <w:t>Ce géostandard concerne l’eau et l’assainissement et ne prévoit pas de standardiser d’autres types de réseaux.</w:t>
      </w:r>
    </w:p>
    <w:p>
      <w:pPr>
        <w:pStyle w:val="Corpsdetexte"/>
        <w:jc w:val="both"/>
        <w:rPr/>
      </w:pPr>
      <w:r>
        <w:rPr/>
        <w:t>Ainsi pour les usages annexes comme par exemple les réseaux électriques permettant le fonctionnement des réseaux d’eau et d’assainissement, il est possible de se diriger vers le standard StaR-Elec (https://cnig.gouv.fr/gt-star-elec-a23975.html).</w:t>
      </w:r>
    </w:p>
    <w:p>
      <w:pPr>
        <w:pStyle w:val="Corpsdetexte"/>
        <w:jc w:val="both"/>
        <w:rPr/>
      </w:pPr>
      <w:r>
        <w:rPr/>
        <w:t>Les points d’eau incendie font eux aussi l’objet d’une standardisation nationale (https://schema.data.gouv.fr/datakode/schema-pei/1.0.1/) qui est reprise par ce géostandard pour mémoire</w:t>
      </w:r>
    </w:p>
    <w:p>
      <w:pPr>
        <w:pStyle w:val="Titre2"/>
        <w:numPr>
          <w:ilvl w:val="1"/>
          <w:numId w:val="4"/>
        </w:numPr>
        <w:rPr/>
      </w:pPr>
      <w:bookmarkStart w:id="27" w:name="_Toc183520103"/>
      <w:r>
        <w:rPr/>
        <w:t>Métadonnées et nommage</w:t>
      </w:r>
      <w:bookmarkEnd w:id="27"/>
    </w:p>
    <w:p>
      <w:pPr>
        <w:pStyle w:val="Titre3"/>
        <w:numPr>
          <w:ilvl w:val="2"/>
          <w:numId w:val="4"/>
        </w:numPr>
        <w:rPr/>
      </w:pPr>
      <w:bookmarkStart w:id="28" w:name="_Toc183520104"/>
      <w:r>
        <w:rPr/>
        <w:t>Métadonnées standards</w:t>
      </w:r>
      <w:bookmarkEnd w:id="28"/>
    </w:p>
    <w:tbl>
      <w:tblPr>
        <w:tblStyle w:val="Grilledutableau"/>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11"/>
        <w:gridCol w:w="5016"/>
        <w:gridCol w:w="2302"/>
      </w:tblGrid>
      <w:tr>
        <w:trPr/>
        <w:tc>
          <w:tcPr>
            <w:tcW w:w="2311"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Métadonnée</w:t>
            </w:r>
          </w:p>
        </w:tc>
        <w:tc>
          <w:tcPr>
            <w:tcW w:w="5016"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Description</w:t>
            </w:r>
          </w:p>
        </w:tc>
        <w:tc>
          <w:tcPr>
            <w:tcW w:w="2302"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Type de métadonnée</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Identification de la donnée</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Intitulé de la ressource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Résumé de la ressource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Données de géostandard de description des réseaux enterrés des eaux</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Type de la ressource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Série de données géographiques (=dataset)</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Localisateur de la ressource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Lien URL vers la ressource elle-même (en téléchargement et/ou en visualisation) ou vers des informations complémentaires la concernant devant être, au moins pour l’un d’entre eux, public</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Identificateur</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L’identificateur identifie la ressource de manière unique</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Langue de la ressource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fre</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Encodage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Format</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Encodage des caractères</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utf8</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Type de représentation</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Vecteur</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Classification des données</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Catégorie thématique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Infrastructure</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Thème inspire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Service d’utilité publique</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Mots clés</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Situation géographique</w:t>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Rectangle de délimitation géographique</w:t>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Rectangle de localisation le plus ajusté possible à l’emprise totale des données associée.</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Les coordonnées doivent être données en utilisant un référentiel mondial WGS84 géographique.</w:t>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Obligatoire</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À préciser en local</w:t>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Référentiel</w:t>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En fonction de la donnée, à choisir parmi les valeurs suivantes :</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Lambert 93 (EPSG 2154)</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CC42 (EPSG:3942)</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CC43 (EPSG:3943)</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CC44 (EPSG:3944)</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CC45 (EPSG:3945)</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CC46 (EPSG:3946)</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CC47 (EPSG:3947)</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CC48 (EPSG:3948)</w:t>
            </w:r>
          </w:p>
          <w:p>
            <w:pPr>
              <w:pStyle w:val="Contenudetableau"/>
              <w:widowControl w:val="false"/>
              <w:spacing w:before="0" w:after="60"/>
              <w:jc w:val="left"/>
              <w:rPr>
                <w:lang w:val="en-US"/>
              </w:rPr>
            </w:pPr>
            <w:r>
              <w:rPr>
                <w:rFonts w:eastAsia="NSimSun" w:cs="Lucida Sans" w:ascii="Liberation Serif" w:hAnsi="Liberation Serif"/>
                <w:kern w:val="0"/>
                <w:sz w:val="24"/>
                <w:szCs w:val="24"/>
                <w:lang w:val="en-US" w:eastAsia="zh-CN" w:bidi="hi-IN"/>
              </w:rPr>
              <w:t>CC49 (EPSG:3949)</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CC50 (EPSG:3950)</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UTM Nord fuseau 20 (EPSG :5490)</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UTM Nord fuseau 22 (EPSG :2972)</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UTM Sud fuseau 40 (EPSG:2975)</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UTM Sud fuseau 38 (EPSG:4471)</w:t>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Obligatoire</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Valeur fixe</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Référence temporelle</w:t>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Date de création</w:t>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Date de création du jeu de données</w:t>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Obligatoire à préciser en local</w:t>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Date de révision</w:t>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En cas de mise à jour, une date de dernière révision doit être précisée</w:t>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Optionnel</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À préciser en local</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Qualité de validité</w:t>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Généalogie</w:t>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Méthode de constitution du jeu de données et information de qualité</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La généalogie peut s’accompagner d’informations temporelles :</w:t>
            </w:r>
          </w:p>
          <w:p>
            <w:pPr>
              <w:pStyle w:val="Contenudetableau"/>
              <w:widowControl w:val="false"/>
              <w:numPr>
                <w:ilvl w:val="0"/>
                <w:numId w:val="15"/>
              </w:numPr>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Indiquer la date d’extraction des données de la base de données</w:t>
            </w:r>
          </w:p>
          <w:p>
            <w:pPr>
              <w:pStyle w:val="Contenudetableau"/>
              <w:widowControl w:val="false"/>
              <w:numPr>
                <w:ilvl w:val="0"/>
                <w:numId w:val="14"/>
              </w:numPr>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Dans le cas où le jeu de données contient des itinéraires dérogatoires, indiquer le(s) arrêté(s) qui y font référence ainsi que leur date de publication</w:t>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Obligatoire</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À préciser en local</w:t>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Echelle équivalente</w:t>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200</w:t>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r>
          </w:p>
        </w:tc>
      </w:tr>
      <w:tr>
        <w:trPr/>
        <w:tc>
          <w:tcPr>
            <w:tcW w:w="2311"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Conformité</w:t>
            </w:r>
          </w:p>
        </w:tc>
        <w:tc>
          <w:tcPr>
            <w:tcW w:w="5016"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Obligatoire</w:t>
            </w:r>
          </w:p>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Valeur fixe</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Contraintes en matière d’accès et d’utilisation</w:t>
            </w:r>
          </w:p>
        </w:tc>
      </w:tr>
      <w:tr>
        <w:trPr>
          <w:cantSplit w:val="true"/>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Conditions applicables à l’accès et d’utilisation</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Limitations d’usage (useLimitation) : Préciser les conditions applicables à l’utilisation des de la donnée</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Restrictions d’accès public</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Contrainte d’usage (useConstraints) : licence (si une licence est associée)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Contraintes d’accès (accessContraints) : otherConstraints</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Autres contraintes (otherConstraints) : Pas de restriction d’accès public</w:t>
            </w:r>
          </w:p>
        </w:tc>
        <w:tc>
          <w:tcPr>
            <w:tcW w:w="2302" w:type="dxa"/>
            <w:tcBorders/>
          </w:tcPr>
          <w:p>
            <w:pPr>
              <w:pStyle w:val="Contenudetableau"/>
              <w:widowControl w:val="false"/>
              <w:spacing w:before="0" w:after="60"/>
              <w:jc w:val="left"/>
              <w:rPr>
                <w:rFonts w:ascii="Liberation Serif" w:hAnsi="Liberation Serif"/>
                <w:sz w:val="24"/>
              </w:rPr>
            </w:pPr>
            <w:r>
              <w:rPr>
                <w:rFonts w:eastAsia="NSimSun" w:cs="Lucida Sans" w:ascii="Liberation Serif" w:hAnsi="Liberation Serif"/>
                <w:kern w:val="0"/>
                <w:sz w:val="24"/>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Valeur fixe</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Organisations responsables de l’établissement, de la gestion, de la maintenance et de la diffusion des séries et services de données géographiques</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Partie responsable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Organisation :</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E-mail : adresse mail de contact (pas d’adresse nominative)</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Rôle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Rôle de la partie responsable : « Fournisseur », « Gestionnaire », « Propriétaire », « Point de contact » ou « Auteur »</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Obligatoire</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9629" w:type="dxa"/>
            <w:gridSpan w:val="3"/>
            <w:tcBorders/>
          </w:tcPr>
          <w:p>
            <w:pPr>
              <w:pStyle w:val="Titredetableau"/>
              <w:widowControl w:val="false"/>
              <w:spacing w:before="0" w:after="120"/>
              <w:jc w:val="left"/>
              <w:rPr>
                <w:rFonts w:ascii="Liberation Serif" w:hAnsi="Liberation Serif"/>
                <w:sz w:val="24"/>
              </w:rPr>
            </w:pPr>
            <w:r>
              <w:rPr>
                <w:rFonts w:eastAsia="NSimSun" w:cs="Lucida Sans" w:ascii="Liberation Serif" w:hAnsi="Liberation Serif"/>
                <w:kern w:val="0"/>
                <w:sz w:val="24"/>
                <w:szCs w:val="24"/>
                <w:lang w:val="fr-FR" w:eastAsia="zh-CN" w:bidi="hi-IN"/>
              </w:rPr>
              <w:t>Point de contact des métadonnées</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Partie responsable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Organisation :</w:t>
            </w:r>
          </w:p>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E-mail : adresse mail de contact (pas d’adresse nominative)</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À préciser en local</w:t>
            </w:r>
          </w:p>
        </w:tc>
      </w:tr>
      <w:tr>
        <w:trPr/>
        <w:tc>
          <w:tcPr>
            <w:tcW w:w="2311"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Rôle</w:t>
            </w:r>
          </w:p>
        </w:tc>
        <w:tc>
          <w:tcPr>
            <w:tcW w:w="5016"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 Point de contact »</w:t>
            </w:r>
          </w:p>
        </w:tc>
        <w:tc>
          <w:tcPr>
            <w:tcW w:w="2302" w:type="dxa"/>
            <w:tcBorders/>
          </w:tcPr>
          <w:p>
            <w:pPr>
              <w:pStyle w:val="Normal"/>
              <w:widowControl/>
              <w:spacing w:before="0" w:after="60"/>
              <w:jc w:val="left"/>
              <w:rPr>
                <w:rFonts w:eastAsia="NSimSun" w:cs="Lucida Sans"/>
                <w:kern w:val="0"/>
                <w:szCs w:val="24"/>
                <w:lang w:val="fr-FR" w:eastAsia="zh-CN" w:bidi="hi-IN"/>
              </w:rPr>
            </w:pPr>
            <w:r>
              <w:rPr>
                <w:rFonts w:eastAsia="NSimSun" w:cs="Lucida Sans"/>
                <w:kern w:val="0"/>
                <w:szCs w:val="24"/>
                <w:lang w:val="fr-FR" w:eastAsia="zh-CN" w:bidi="hi-IN"/>
              </w:rPr>
              <w:t>Valeur fixe</w:t>
            </w:r>
          </w:p>
        </w:tc>
      </w:tr>
    </w:tbl>
    <w:p>
      <w:pPr>
        <w:pStyle w:val="Normal"/>
        <w:rPr/>
      </w:pPr>
      <w:r>
        <w:rPr/>
      </w:r>
    </w:p>
    <w:p>
      <w:pPr>
        <w:pStyle w:val="Titre3"/>
        <w:numPr>
          <w:ilvl w:val="2"/>
          <w:numId w:val="4"/>
        </w:numPr>
        <w:rPr/>
      </w:pPr>
      <w:bookmarkStart w:id="29" w:name="_Toc183520105"/>
      <w:r>
        <w:rPr/>
        <w:t>Nommage logique des éléments, des attributs et des listes de valeurs</w:t>
      </w:r>
      <w:bookmarkEnd w:id="29"/>
    </w:p>
    <w:p>
      <w:pPr>
        <w:pStyle w:val="Corpsdetexte"/>
        <w:jc w:val="both"/>
        <w:rPr/>
      </w:pPr>
      <w:r>
        <w:rPr/>
        <w:t>Ce standard répondant à la fois aux besoins pour l’eau potable et l’assainissement et pour faciliter sa lecture et l’identification des éléments le constituant, les éléments concernant l’eau potable sont préfixés « aep_ » et ceux concernant l’assainissement et l’eau pluviale « ass_ ». Les éléments communs ne sont pas préfixés.</w:t>
      </w:r>
    </w:p>
    <w:p>
      <w:pPr>
        <w:pStyle w:val="Corpsdetexte"/>
        <w:jc w:val="both"/>
        <w:rPr/>
      </w:pPr>
      <w:r>
        <w:rPr/>
        <w:t>Concernant les attributs, ils sont définis en minuscule avec un trait de soulignement « _ » si besoin pour la lisibilité. Les champs d’identifiant sont préfixés « id_ ». Les clés primaires sont écrites sont la forme « id_{nom_de_la_table} ».</w:t>
      </w:r>
    </w:p>
    <w:p>
      <w:pPr>
        <w:pStyle w:val="Corpsdetexte"/>
        <w:jc w:val="both"/>
        <w:rPr/>
      </w:pPr>
      <w:r>
        <w:rPr/>
        <w:t>Les noms des listes de valeurs sont préfixés « aep_ » pour l’eau potable, « ass_ » pour l’assainissement et l’eau pluviale et enfin les listes communes aux deux domaines sont préfixées « com_ ».</w:t>
      </w:r>
    </w:p>
    <w:p>
      <w:pPr>
        <w:pStyle w:val="Corpsdetexte"/>
        <w:jc w:val="both"/>
        <w:rPr/>
      </w:pPr>
      <w:r>
        <w:rPr/>
        <w:t xml:space="preserve">Dans la suite du document, entité par entité, domaine de valeurs par domaine de valeurs, le géo-standard propose également des noms conceptuels et/ou des alias ainsi que des descriptions afin d’éclairer le lecteur quant à la nature des constituants et de leurs caractéristiques dans le monde réel ainsi modélisés. Ces noms conceptuels et alias sont donc uniquement ici informatifs et sont modulables à la diligence des utilisateurs. L’usage du géostandard aux fins d’échange de données </w:t>
      </w:r>
      <w:bookmarkStart w:id="30" w:name="_GoBack"/>
      <w:bookmarkEnd w:id="30"/>
      <w:r>
        <w:rPr/>
        <w:t>se décline de fait sur les noms logiques.</w:t>
      </w:r>
    </w:p>
    <w:p>
      <w:pPr>
        <w:pStyle w:val="Titre3"/>
        <w:numPr>
          <w:ilvl w:val="2"/>
          <w:numId w:val="4"/>
        </w:numPr>
        <w:rPr/>
      </w:pPr>
      <w:bookmarkStart w:id="31" w:name="_Toc183520106"/>
      <w:r>
        <w:rPr/>
        <w:t>Système de bases de données relationnelles</w:t>
      </w:r>
      <w:bookmarkEnd w:id="31"/>
    </w:p>
    <w:p>
      <w:pPr>
        <w:pStyle w:val="Corpsdetexte"/>
        <w:jc w:val="both"/>
        <w:rPr/>
      </w:pPr>
      <w:r>
        <w:rPr/>
        <w:t>Afin de garantir les relations entre les différents éléments du modèle, il est préconisé de stocker les informations dans une base de données relationnelles.</w:t>
      </w:r>
    </w:p>
    <w:p>
      <w:pPr>
        <w:pStyle w:val="Corpsdetexte"/>
        <w:jc w:val="both"/>
        <w:rPr/>
      </w:pPr>
      <w:r>
        <w:rPr/>
        <w:t>Si les données doivent être échangées, elles peuvent exporter vers un des formats définis au paragraphe suivant.</w:t>
      </w:r>
    </w:p>
    <w:p>
      <w:pPr>
        <w:pStyle w:val="Titre3"/>
        <w:numPr>
          <w:ilvl w:val="2"/>
          <w:numId w:val="4"/>
        </w:numPr>
        <w:rPr/>
      </w:pPr>
      <w:bookmarkStart w:id="32" w:name="_Toc183520107"/>
      <w:r>
        <w:rPr/>
        <w:t>Format physique de fichier dans le cadre d’échange</w:t>
      </w:r>
      <w:bookmarkEnd w:id="32"/>
    </w:p>
    <w:p>
      <w:pPr>
        <w:pStyle w:val="Corpsdetexte"/>
        <w:jc w:val="both"/>
        <w:rPr/>
      </w:pPr>
      <w:r>
        <w:rPr/>
        <w:t>Pour permettre l’utilisation du standard par la majorité des outils usuellement employés par les acteurs , plusieurs formats géomatiques récents peuvent être retenus. Ainsi, les MOA et Exploitants pourront spécifier l’emploi des formats de fichier suivants (non exhaustif) :</w:t>
      </w:r>
    </w:p>
    <w:p>
      <w:pPr>
        <w:pStyle w:val="Normal"/>
        <w:numPr>
          <w:ilvl w:val="0"/>
          <w:numId w:val="9"/>
        </w:numPr>
        <w:jc w:val="both"/>
        <w:rPr/>
      </w:pPr>
      <w:r>
        <w:rPr/>
        <w:t>GeoJSON (RFC 7946)</w:t>
      </w:r>
    </w:p>
    <w:p>
      <w:pPr>
        <w:pStyle w:val="Normal"/>
        <w:numPr>
          <w:ilvl w:val="0"/>
          <w:numId w:val="9"/>
        </w:numPr>
        <w:jc w:val="both"/>
        <w:rPr>
          <w:lang w:val="en-US"/>
        </w:rPr>
      </w:pPr>
      <w:r>
        <w:rPr>
          <w:lang w:val="en-US"/>
        </w:rPr>
        <w:t>GML (OGC® Geography Markup Language / ISO 19136:2007)</w:t>
      </w:r>
    </w:p>
    <w:p>
      <w:pPr>
        <w:pStyle w:val="Normal"/>
        <w:numPr>
          <w:ilvl w:val="0"/>
          <w:numId w:val="9"/>
        </w:numPr>
        <w:jc w:val="both"/>
        <w:rPr/>
      </w:pPr>
      <w:r>
        <w:rPr/>
        <w:t>SpatiaLite</w:t>
      </w:r>
    </w:p>
    <w:p>
      <w:pPr>
        <w:pStyle w:val="Normal"/>
        <w:numPr>
          <w:ilvl w:val="0"/>
          <w:numId w:val="9"/>
        </w:numPr>
        <w:jc w:val="both"/>
        <w:rPr>
          <w:lang w:val="en-US"/>
        </w:rPr>
      </w:pPr>
      <w:r>
        <w:rPr>
          <w:lang w:val="en-US"/>
        </w:rPr>
        <w:t>Geopackage (OGC® GeoPackage Encoding Standard) - à privilégier</w:t>
      </w:r>
    </w:p>
    <w:p>
      <w:pPr>
        <w:pStyle w:val="Normal"/>
        <w:jc w:val="both"/>
        <w:rPr>
          <w:lang w:val="en-US"/>
        </w:rPr>
      </w:pPr>
      <w:r>
        <w:rPr>
          <w:lang w:val="en-US"/>
        </w:rPr>
      </w:r>
    </w:p>
    <w:p>
      <w:pPr>
        <w:pStyle w:val="Normal"/>
        <w:jc w:val="both"/>
        <w:rPr/>
      </w:pPr>
      <w:r>
        <w:rPr/>
        <w:t>En revanche, les formats de fichier DAO (dxf, dwg, dgn…) ne peuvent répondre aux besoins de gestion d'attributs et de topologie.</w:t>
      </w:r>
    </w:p>
    <w:p>
      <w:pPr>
        <w:pStyle w:val="Normal"/>
        <w:jc w:val="both"/>
        <w:rPr/>
      </w:pPr>
      <w:r>
        <w:rPr/>
      </w:r>
    </w:p>
    <w:p>
      <w:pPr>
        <w:pStyle w:val="Normal"/>
        <w:jc w:val="both"/>
        <w:rPr/>
      </w:pPr>
      <w:r>
        <w:rPr/>
        <w:t>De plus le format Shapefile comporte des limitations notamment sur la taille des noms d'attributs, une prise en charge incomplète de l'unicode, d'arrondi de nombres ou encore la gestion des valeurs null. Le géostandard contenant des noms d'attributs plus long que 10 caractères ceux-ci seront tronqués. L'utilisation du format Shapefile est donc déconseillée car ne permettant qu'une prise en compte partielle du géostandard sans toutefois être proscrite.</w:t>
      </w:r>
    </w:p>
    <w:p>
      <w:pPr>
        <w:pStyle w:val="Titre3"/>
        <w:numPr>
          <w:ilvl w:val="2"/>
          <w:numId w:val="4"/>
        </w:numPr>
        <w:rPr/>
      </w:pPr>
      <w:bookmarkStart w:id="33" w:name="_Toc183520108"/>
      <w:r>
        <w:rPr/>
        <w:t>Consignes de nommage des fichiers d’échange</w:t>
      </w:r>
      <w:bookmarkEnd w:id="33"/>
    </w:p>
    <w:p>
      <w:pPr>
        <w:pStyle w:val="Corpsdetexte"/>
        <w:jc w:val="both"/>
        <w:rPr/>
      </w:pPr>
      <w:r>
        <w:rPr/>
        <w:t>Dans le cas des échanges de données et afin de permettre aux utilisateurs qui n’auraient pas les outils pour accéder à la métadonnée, le nom du fichier reprendra une synthèse permettant à minima d’identifier le projet, le maître d’ouvrage, le type et la date.</w:t>
      </w:r>
    </w:p>
    <w:p>
      <w:pPr>
        <w:pStyle w:val="Corpsdetexte"/>
        <w:jc w:val="both"/>
        <w:rPr/>
      </w:pPr>
      <w:r>
        <w:rPr/>
        <w:t>Le fichier sera nommé : Stareau-fr&lt;code&gt;-&lt;SIREN&gt;&lt;type&gt;&lt;date&gt;.&lt;extension fichier&gt;</w:t>
      </w:r>
    </w:p>
    <w:p>
      <w:pPr>
        <w:pStyle w:val="Corpsdetexte"/>
        <w:numPr>
          <w:ilvl w:val="0"/>
          <w:numId w:val="10"/>
        </w:numPr>
        <w:jc w:val="both"/>
        <w:rPr/>
      </w:pPr>
      <w:r>
        <w:rPr/>
        <w:t>code (ex : code projet, code chantier, code interne) – champ libre sur 10 caractères, conforme aux spécifications détaillées du maître d’ouvrage</w:t>
      </w:r>
    </w:p>
    <w:p>
      <w:pPr>
        <w:pStyle w:val="Corpsdetexte"/>
        <w:numPr>
          <w:ilvl w:val="0"/>
          <w:numId w:val="10"/>
        </w:numPr>
        <w:jc w:val="both"/>
        <w:rPr/>
      </w:pPr>
      <w:r>
        <w:rPr/>
        <w:t>SIREN (producteur / gestionnaire /autorité) - SIREN du maître d’ouvrage)</w:t>
      </w:r>
    </w:p>
    <w:p>
      <w:pPr>
        <w:pStyle w:val="Corpsdetexte"/>
        <w:numPr>
          <w:ilvl w:val="0"/>
          <w:numId w:val="10"/>
        </w:numPr>
        <w:jc w:val="both"/>
        <w:rPr/>
      </w:pPr>
      <w:r>
        <w:rPr/>
        <w:t>type : type de réseau AEP pour eau potable, ASS pour assainissement/eau pluviale et EAU pour les deux</w:t>
      </w:r>
    </w:p>
    <w:p>
      <w:pPr>
        <w:pStyle w:val="Corpsdetexte"/>
        <w:numPr>
          <w:ilvl w:val="0"/>
          <w:numId w:val="10"/>
        </w:numPr>
        <w:jc w:val="both"/>
        <w:rPr/>
      </w:pPr>
      <w:r>
        <w:rPr/>
        <w:t>date (date de l’export au format ISO8601 YYYY-MM-DD)</w:t>
      </w:r>
    </w:p>
    <w:p>
      <w:pPr>
        <w:pStyle w:val="Normal"/>
        <w:rPr/>
      </w:pPr>
      <w:r>
        <w:rPr/>
        <w:t>Exemple : Stareau-frA321654</w:t>
      </w:r>
      <w:r>
        <w:rPr>
          <w:highlight w:val="white"/>
        </w:rPr>
        <w:t>21-2900195</w:t>
      </w:r>
      <w:r>
        <w:rPr/>
        <w:t>EAU2024-12-01.gpkg</w:t>
      </w:r>
    </w:p>
    <w:p>
      <w:pPr>
        <w:pStyle w:val="Titre3"/>
        <w:numPr>
          <w:ilvl w:val="2"/>
          <w:numId w:val="4"/>
        </w:numPr>
        <w:rPr/>
      </w:pPr>
      <w:bookmarkStart w:id="34" w:name="_Toc183520109"/>
      <w:r>
        <w:rPr/>
        <w:t>Documents associés</w:t>
      </w:r>
      <w:bookmarkEnd w:id="34"/>
    </w:p>
    <w:p>
      <w:pPr>
        <w:pStyle w:val="Normal"/>
        <w:jc w:val="both"/>
        <w:rPr/>
      </w:pPr>
      <w:r>
        <w:rPr/>
        <w:t>Des documents (rapports, photos…) peuvent être joints aux éléments. La méthode de stockage dépendra du système utilisé pour implémenter la base de données. Ces méthodes peuvent être via une URL, un chemin vers un partage réseau…</w:t>
      </w:r>
    </w:p>
    <w:p>
      <w:pPr>
        <w:pStyle w:val="Titre2"/>
        <w:numPr>
          <w:ilvl w:val="1"/>
          <w:numId w:val="4"/>
        </w:numPr>
        <w:rPr/>
      </w:pPr>
      <w:bookmarkStart w:id="35" w:name="_Toc183520110"/>
      <w:r>
        <w:rPr/>
        <w:t>Évolution par rapport au standard RAEPA</w:t>
      </w:r>
      <w:bookmarkEnd w:id="35"/>
    </w:p>
    <w:p>
      <w:pPr>
        <w:pStyle w:val="Corpsdetexte"/>
        <w:jc w:val="both"/>
        <w:rPr/>
      </w:pPr>
      <w:r>
        <w:rPr/>
        <w:t>Destiné à l'usage des collectivités publiques en charge des services publics de distribution d'eau potable et d'assainissement collectif, le standard de données RAEPA présente le cadre technique minimal pour l’échange de données descriptives de ces réseaux. Le standard RAEPA ne décrit donc pas l'ensemble des données nécessaires pour atteindre les objectifs de leur gestion patrimoniale mais seulement celles propres à assurer l'information du citoyen et faciliter l'échange de données entre les acteurs de l'adduction d'eau et de l'assainissement.</w:t>
      </w:r>
    </w:p>
    <w:p>
      <w:pPr>
        <w:pStyle w:val="Corpsdetexte"/>
        <w:jc w:val="both"/>
        <w:rPr/>
      </w:pPr>
      <w:r>
        <w:rPr/>
        <w:t>La conception du modèle StaR-Eau s’est appuyée sur la version 1.2 du RAEPA, via l’ajout (ou le retrait) :</w:t>
      </w:r>
    </w:p>
    <w:p>
      <w:pPr>
        <w:pStyle w:val="Corpsdetexte"/>
        <w:numPr>
          <w:ilvl w:val="0"/>
          <w:numId w:val="13"/>
        </w:numPr>
        <w:jc w:val="both"/>
        <w:rPr/>
      </w:pPr>
      <w:r>
        <w:rPr/>
        <w:t>d’attributs aux classes existantes ;</w:t>
      </w:r>
    </w:p>
    <w:p>
      <w:pPr>
        <w:pStyle w:val="Corpsdetexte"/>
        <w:numPr>
          <w:ilvl w:val="0"/>
          <w:numId w:val="13"/>
        </w:numPr>
        <w:jc w:val="both"/>
        <w:rPr/>
      </w:pPr>
      <w:r>
        <w:rPr/>
        <w:t>de classes d’entités ;</w:t>
      </w:r>
    </w:p>
    <w:p>
      <w:pPr>
        <w:pStyle w:val="Corpsdetexte"/>
        <w:numPr>
          <w:ilvl w:val="0"/>
          <w:numId w:val="13"/>
        </w:numPr>
        <w:jc w:val="both"/>
        <w:rPr/>
      </w:pPr>
      <w:r>
        <w:rPr/>
        <w:t>de relations.</w:t>
      </w:r>
    </w:p>
    <w:p>
      <w:pPr>
        <w:pStyle w:val="Corpsdetexte"/>
        <w:jc w:val="both"/>
        <w:rPr/>
      </w:pPr>
      <w:r>
        <w:rPr/>
        <w:t>Néanmoins, des contraintes de modélisation incontournables ont nécessité de modifier certaines approches.</w:t>
      </w:r>
    </w:p>
    <w:p>
      <w:pPr>
        <w:pStyle w:val="Corpsdetexte"/>
        <w:jc w:val="both"/>
        <w:rPr/>
      </w:pPr>
      <w:r>
        <w:rPr/>
        <w:t>Le géostandard StaR-Eau ne peut ainsi être considéré comme une extension du modèle RAEPA 1.2.</w:t>
      </w:r>
    </w:p>
    <w:p>
      <w:pPr>
        <w:sectPr>
          <w:headerReference w:type="default" r:id="rId11"/>
          <w:footerReference w:type="default" r:id="rId12"/>
          <w:footnotePr>
            <w:numFmt w:val="decimal"/>
          </w:footnotePr>
          <w:type w:val="nextPage"/>
          <w:pgSz w:w="11906" w:h="16838"/>
          <w:pgMar w:left="1134" w:right="1133" w:gutter="0" w:header="0" w:top="1134" w:footer="1134" w:bottom="1693"/>
          <w:pgNumType w:fmt="decimal"/>
          <w:formProt w:val="false"/>
          <w:textDirection w:val="lrTb"/>
          <w:docGrid w:type="default" w:linePitch="100" w:charSpace="0"/>
        </w:sectPr>
        <w:pStyle w:val="Corpsdetexte"/>
        <w:jc w:val="both"/>
        <w:rPr/>
      </w:pPr>
      <w:r>
        <w:rPr/>
        <w:t>Pour information, la présente et 1ère version du géostandard StaR-Eau ne prend pas encore en compte les évènements se déroulant sur les réseaux : interventions, défaillances, réparations, inspections caméras, curages, etc..</w:t>
      </w:r>
      <w:r>
        <w:br w:type="page"/>
      </w:r>
    </w:p>
    <w:p>
      <w:pPr>
        <w:pStyle w:val="Titre2"/>
        <w:numPr>
          <w:ilvl w:val="1"/>
          <w:numId w:val="4"/>
        </w:numPr>
        <w:rPr/>
      </w:pPr>
      <w:bookmarkStart w:id="36" w:name="_Toc183520111"/>
      <w:r>
        <w:rPr/>
        <w:t>Catalogue d’objets communs</w:t>
      </w:r>
      <w:bookmarkEnd w:id="36"/>
    </w:p>
    <w:p>
      <w:pPr>
        <w:pStyle w:val="Titre3"/>
        <w:numPr>
          <w:ilvl w:val="2"/>
          <w:numId w:val="4"/>
        </w:numPr>
        <w:rPr/>
      </w:pPr>
      <w:bookmarkStart w:id="37" w:name="_Toc183520112"/>
      <w:r>
        <w:rPr/>
        <w:t>Classe d’objets communs</w:t>
      </w:r>
      <w:bookmarkEnd w:id="37"/>
    </w:p>
    <w:p>
      <w:pPr>
        <w:pStyle w:val="Titre4"/>
        <w:numPr>
          <w:ilvl w:val="3"/>
          <w:numId w:val="4"/>
        </w:numPr>
        <w:ind w:left="357" w:hanging="357"/>
        <w:rPr>
          <w:rFonts w:ascii="Times New Roman" w:hAnsi="Times New Roman"/>
          <w:sz w:val="24"/>
        </w:rPr>
      </w:pPr>
      <w:bookmarkStart w:id="38" w:name="_Toc183520113"/>
      <w:r>
        <w:rPr/>
        <w:t>Champs communs</w:t>
      </w:r>
      <w:bookmarkEnd w:id="38"/>
    </w:p>
    <w:tbl>
      <w:tblPr>
        <w:tblW w:w="875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5"/>
        <w:gridCol w:w="6059"/>
      </w:tblGrid>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60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champ_commun</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60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Champs communs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60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60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Champs attributaires communs à toutes les entités du modèle</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60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60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Super-entité</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60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 graphique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14"/>
        <w:gridCol w:w="1273"/>
        <w:gridCol w:w="5833"/>
        <w:gridCol w:w="954"/>
        <w:gridCol w:w="1800"/>
        <w:gridCol w:w="809"/>
        <w:gridCol w:w="1189"/>
        <w:gridCol w:w="721"/>
      </w:tblGrid>
      <w:tr>
        <w:trPr>
          <w:tblHeader w:val="true"/>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type_reseau</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réseau</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réseau décrivant le constituant modélisé par l'objet, à savoir eau potable, eaux pluviales, eaux usées, eaux résiduaires urbaines, eaux pour extinction incendie (Cf. liste de valeurs)</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com_type_reseau</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categoriecanalisation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fictif</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Objet fictif</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Définit si l'objet est fictif ou non, c’est-à-dire s'il n'existe que pour assurer la topologie ou non</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etat_service</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Etat service </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État de service décrivant le constituant modélisé par l'objet, à savoir en service, arrêt de service, arrêt définitif de service (abandon), déposé, etc. (Cf. liste de valeurs)</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com_etat_service</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enService</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insee_commune</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INSEE commune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 INSEE de la commune sur lequel est implanté ou à laquelle est rattaché le constituant modélisé par l'objet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localisation</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Localisation</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Localisation, à savoir adressage du constituant modélisé par l'objet décrit par le type et nom de la voie, le numéro postal voire le lieu-dit le cas échéant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maitre_ouvrage</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Maître Ouvrage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Maître d'Ouvrage en vigueur, en général propriétaire du constituant modélisé par l'objet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maitreOuvrage</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exploitant</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Exploitant </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Exploitant en vigueur du constituant modélisé par l'objet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exploitant</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entreprise_pose</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Entreprise de pose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Entreprise de pose ou de construction en place du constituant modélisé par l'objet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precision_xy</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Classe précision XY</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Classe de précision cartographique réglementaire planimétrique, à savoir A, B ou C (Cf. liste de valeurs)</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com_precision</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qualiteGeolocXY</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precision_z</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Classe précision Z</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Classe de précision cartographique réglementaire altimétrique, à savoir A, B ou C (Cf. liste de valeurs)</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com_precision</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qualiteGeolocZ</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an_pose_sup</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Année supérieure pose </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de fin de pose du constituant modélisé par l'objet au format AAAA ; si la date de pose du constituant est mal connue, elle peut être approchée par un intervalle (période de pose) dont le présent attribut constitue la borne supérieure estimée.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anPoseInf</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an_pose_inf</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Année inférieure pose </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de début de pose du constituant modélisé par l'objet au format AAAA ; si la date de pose du constituant est mal connue, elle peut être approchée par un intervalle (période de pose) dont le présent attribut constitue la borne inférieure estimée.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anPoseSup</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an_service_sup</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supérieure mise en service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Année de mise en service du constituant modélisé par l'objet au format AAAA ; si la date de mise en service du constituant est mal connue, elle peut être approchée par un intervalle (période) dont le présent attribut constitue la borne supérieure estimée.</w:t>
            </w:r>
          </w:p>
          <w:p>
            <w:pPr>
              <w:pStyle w:val="Normal"/>
              <w:widowControl w:val="false"/>
              <w:spacing w:before="0" w:after="60"/>
              <w:rPr/>
            </w:pPr>
            <w:r>
              <w:rPr/>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anMESInf</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an_service_inf</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inférieure mise en service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de mise en service du constituant modélisé par l'objet au format AAAA ; si la date de mise en service du constituant est mal connue, elle peut être approchée par un intervalle (période) dont le présent attribut constitue la borne inférieure estimée.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anMESSup</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an_abandon_sup</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supérieure arrêt définitif de service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d'arrêt définitif du constituant modélisé par l'objet au format AAAA ; si la date d’arrêt définitif de service du constituant est mal connue, elle peut être approchée par un intervalle (période) dont le présent attribut constitue la borne supérieure estimée.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an_abandon_inf</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inférieure arrêt définitif de service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d'arrêt définitif du constituant modélisé par l'objet au format AAAA ; si la date d’arrêt définitif de service du constituant est mal connue, elle peut être approchée par un intervalle (période) dont le présent attribut constitue la borne inférieure estimée.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an_rehab_sup</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supérieure réhabilitation</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de fin de dernière réhabilitation du constituant modélisé par l'objet au format AAAA ; si la date de dernière réhabilitation du constituant est mal connue, elle peut être approchée par un intervalle (période de réhabilitation) dont le présent attribut constitue la borne supérieure estimée.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an_rehab_inf</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inférieure réhabilitation</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de début de dernière réhabilitation du constituant modélisé par l'objet au format AAAA ; si la date de dernière réhabilitation du constituant est mal connue, elle peut être approchée par un intervalle (période de réhabilitation) dont le présent attribut constitue la borne inférieure estimée.</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date_creation</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Date création</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Métadonnée : date de la création de l'objet dans le SIG</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timestamp without time zone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origine_creation</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Origine création</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Métadonnée : origine de la création de l'objet dans le SIG (Cf. liste de valeurs)</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com_origine</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date_maj</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Date mise à jour</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Métadonnée : date de dernière mise à jour de l'objet dans le SIG (graphique ou attributaire, sans distinction)</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timestamp without time zone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dateMAJ</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origine_maj</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Origine mise à jour</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Métadonnée : origine de la source d'information de mise à jour renseignée dans le SIG, à savoir par exemple plan de recolement, plan topographique, croquis, etc. (Cf. liste de valeurs)</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com_origine</w:t>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sourceMAJ</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lien_doc1</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document 1</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1 vers un document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lien_doc2</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document 2</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2 vers un document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commentaire</w:t>
            </w:r>
          </w:p>
        </w:tc>
        <w:tc>
          <w:tcPr>
            <w:tcW w:w="12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Commentaire</w:t>
            </w:r>
          </w:p>
        </w:tc>
        <w:tc>
          <w:tcPr>
            <w:tcW w:w="58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Commentaire ou remarque complémentaire relatif au constituant modélisé ou à l'objet</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39" w:name="_Toc183520114"/>
      <w:r>
        <w:rPr/>
        <w:t>Élément : Canalisation</w:t>
      </w:r>
      <w:bookmarkEnd w:id="39"/>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871"/>
        <w:gridCol w:w="12123"/>
      </w:tblGrid>
      <w:tr>
        <w:trPr/>
        <w:tc>
          <w:tcPr>
            <w:tcW w:w="187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Nom</w:t>
            </w:r>
          </w:p>
        </w:tc>
        <w:tc>
          <w:tcPr>
            <w:tcW w:w="121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w:t>
            </w:r>
          </w:p>
        </w:tc>
      </w:tr>
      <w:tr>
        <w:trPr/>
        <w:tc>
          <w:tcPr>
            <w:tcW w:w="187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Alias</w:t>
            </w:r>
          </w:p>
        </w:tc>
        <w:tc>
          <w:tcPr>
            <w:tcW w:w="121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w:t>
            </w:r>
          </w:p>
        </w:tc>
      </w:tr>
      <w:tr>
        <w:trPr/>
        <w:tc>
          <w:tcPr>
            <w:tcW w:w="187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Héritage</w:t>
            </w:r>
          </w:p>
        </w:tc>
        <w:tc>
          <w:tcPr>
            <w:tcW w:w="121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Super-entité mère modélisant les arcs dans le graphe topologique nœud-arc-nœud ; conséquemment, table-mère de toutes les entités métiers de type graphique ligne sous contrainte topologique de graphe.</w:t>
            </w:r>
          </w:p>
        </w:tc>
      </w:tr>
      <w:tr>
        <w:trPr/>
        <w:tc>
          <w:tcPr>
            <w:tcW w:w="187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Définition</w:t>
            </w:r>
          </w:p>
        </w:tc>
        <w:tc>
          <w:tcPr>
            <w:tcW w:w="121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Partie d’une conduite située entre deux nœuds adjacents.</w:t>
            </w:r>
          </w:p>
        </w:tc>
      </w:tr>
      <w:tr>
        <w:trPr/>
        <w:tc>
          <w:tcPr>
            <w:tcW w:w="187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Contraintes topologiques</w:t>
            </w:r>
          </w:p>
        </w:tc>
        <w:tc>
          <w:tcPr>
            <w:tcW w:w="121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Super-entité mère modélisant les arcs dans le graphe topologique nœud-arc-nœud ; conséquemment, table-mère de toutes les entités métiers de type graphique ligne sous contrainte topologique de graphe.</w:t>
            </w:r>
          </w:p>
        </w:tc>
      </w:tr>
      <w:tr>
        <w:trPr/>
        <w:tc>
          <w:tcPr>
            <w:tcW w:w="187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Association</w:t>
            </w:r>
          </w:p>
        </w:tc>
        <w:tc>
          <w:tcPr>
            <w:tcW w:w="121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0"/>
              <w:rPr/>
            </w:pPr>
            <w:r>
              <w:rPr/>
              <w:t>id_noeud_reseau (2,2), un à chaque extrémité</w:t>
            </w:r>
          </w:p>
          <w:p>
            <w:pPr>
              <w:pStyle w:val="Corpsdetexte"/>
              <w:widowControl w:val="false"/>
              <w:spacing w:before="0" w:after="0"/>
              <w:rPr/>
            </w:pPr>
            <w:r>
              <w:rPr/>
              <w:t>id_aep_canalisation (0,1)</w:t>
            </w:r>
          </w:p>
          <w:p>
            <w:pPr>
              <w:pStyle w:val="Corpsdetexte"/>
              <w:widowControl w:val="false"/>
              <w:spacing w:before="0" w:after="0"/>
              <w:rPr/>
            </w:pPr>
            <w:r>
              <w:rPr/>
              <w:t>id_ass_canalisation_reseau (0,1)</w:t>
            </w:r>
          </w:p>
          <w:p>
            <w:pPr>
              <w:pStyle w:val="Corpsdetexte"/>
              <w:widowControl w:val="false"/>
              <w:spacing w:before="0" w:after="0"/>
              <w:rPr/>
            </w:pPr>
            <w:r>
              <w:rPr/>
              <w:t>id_aep_branchement (0,1)</w:t>
            </w:r>
          </w:p>
          <w:p>
            <w:pPr>
              <w:pStyle w:val="Corpsdetexte"/>
              <w:widowControl w:val="false"/>
              <w:spacing w:before="0" w:after="0"/>
              <w:rPr/>
            </w:pPr>
            <w:r>
              <w:rPr/>
              <w:t>id_ass_canalisation_branchement (0,1)</w:t>
            </w:r>
          </w:p>
          <w:p>
            <w:pPr>
              <w:pStyle w:val="Corpsdetexte"/>
              <w:widowControl w:val="false"/>
              <w:spacing w:before="0" w:after="0"/>
              <w:rPr/>
            </w:pPr>
            <w:r>
              <w:rPr/>
              <w:t>id_ass_gestion_epl_ligne (0,1)</w:t>
            </w:r>
          </w:p>
          <w:p>
            <w:pPr>
              <w:pStyle w:val="Corpsdetexte"/>
              <w:widowControl w:val="false"/>
              <w:spacing w:before="0" w:after="0"/>
              <w:rPr/>
            </w:pPr>
            <w:r>
              <w:rPr/>
              <w:t>id_ass_ouvrage_special_ligne (0,1)</w:t>
            </w:r>
          </w:p>
          <w:p>
            <w:pPr>
              <w:pStyle w:val="Corpsdetexte"/>
              <w:widowControl w:val="false"/>
              <w:spacing w:before="0" w:after="0"/>
              <w:rPr/>
            </w:pPr>
            <w:r>
              <w:rPr/>
              <w:t>id_aep_ouvrage_special_ligne (0,1)</w:t>
            </w:r>
          </w:p>
          <w:p>
            <w:pPr>
              <w:pStyle w:val="Corpsdetexte"/>
              <w:widowControl w:val="false"/>
              <w:spacing w:before="0" w:after="0"/>
              <w:rPr/>
            </w:pPr>
            <w:r>
              <w:rPr/>
              <w:t>id_ass_engouffrement_ligne (0,1)</w:t>
            </w:r>
          </w:p>
        </w:tc>
      </w:tr>
      <w:tr>
        <w:trPr/>
        <w:tc>
          <w:tcPr>
            <w:tcW w:w="187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Géométrie</w:t>
            </w:r>
          </w:p>
        </w:tc>
        <w:tc>
          <w:tcPr>
            <w:tcW w:w="121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Ligne</w:t>
            </w:r>
          </w:p>
        </w:tc>
      </w:tr>
    </w:tbl>
    <w:p>
      <w:pPr>
        <w:pStyle w:val="Corpsdetexte"/>
        <w:rPr/>
      </w:pPr>
      <w:r>
        <w:rPr>
          <w:b/>
          <w:bCs/>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20"/>
        <w:gridCol w:w="1029"/>
        <w:gridCol w:w="5987"/>
        <w:gridCol w:w="799"/>
        <w:gridCol w:w="1807"/>
        <w:gridCol w:w="856"/>
        <w:gridCol w:w="1121"/>
        <w:gridCol w:w="774"/>
      </w:tblGrid>
      <w:tr>
        <w:trPr>
          <w:tblHeader w:val="true"/>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id_canalisation</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Identifiant canalisation</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Identifiant unique de la canalisation : clé primaire</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idCanalisation</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mode_circulation</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Mode circulation</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Régime d'écoulement du fluide dans la canalisation, à savoir gravitaire, sous pression, ou sous vide (Cf. liste de valeurs)</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com_mode_circulation</w:t>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modeCirculation</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type_pose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Type pose</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Type de pose de la canalisation, à savoir par exemple en tranchée ouverte, par fonçage, par forage dirigé, etc. (Cf. liste de valeurs)</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com_type_pose</w:t>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raison_pose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Raison pose</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Raison (motif) de la pose de la canalisation, à savoir par exemple création de nouveau patrimoine, renouvellement de patrimoine, réhabilitation de patrimoine, etc. (Cf. liste de valeurs)</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com_raison_pose</w:t>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materiau</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Matériau</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Matériau intrinsèque de la canalisation</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com_materiau</w:t>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materiau</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revetement_interieur</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Revêtement intérieur</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Revêtement intérieur de la canalisation, à savoir par exemple peinture epoxy, projection béton, ciment, etc. (Cf. liste de valeurs)</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com_revetement_interieur</w:t>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diametre_equivalent</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Diamètre équivalent (mm)</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Diamètre équivalent pour les sections non circulaires, en millimètres arrondi à l'entier inférieur</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Entier</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diametreNominal</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longueur_terrain</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 terrain (ml)</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 patrimoniale réelle, mesurée in situ, de la canalisation, en mètres linéaires ; à ne pas confondre avec la longueur cartographique calculée par l'outil SIG qui correspond à la longueur projetée dans la plan horizontal (x,y) de la canalisation</w:t>
            </w:r>
          </w:p>
        </w:tc>
        <w:tc>
          <w:tcPr>
            <w:tcW w:w="7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Décimal</w:t>
            </w:r>
          </w:p>
        </w:tc>
        <w:tc>
          <w:tcPr>
            <w:tcW w:w="18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bl>
    <w:p>
      <w:pPr>
        <w:pStyle w:val="Titre4"/>
        <w:numPr>
          <w:ilvl w:val="3"/>
          <w:numId w:val="4"/>
        </w:numPr>
        <w:ind w:left="357" w:hanging="357"/>
        <w:rPr/>
      </w:pPr>
      <w:bookmarkStart w:id="40" w:name="_Toc183520115"/>
      <w:r>
        <w:rPr/>
        <w:t>Élément : Dimension</w:t>
      </w:r>
      <w:bookmarkEnd w:id="40"/>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05"/>
        <w:gridCol w:w="11789"/>
      </w:tblGrid>
      <w:tr>
        <w:trPr/>
        <w:tc>
          <w:tcPr>
            <w:tcW w:w="22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Nom</w:t>
            </w:r>
          </w:p>
        </w:tc>
        <w:tc>
          <w:tcPr>
            <w:tcW w:w="1178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dimension</w:t>
            </w:r>
          </w:p>
        </w:tc>
      </w:tr>
      <w:tr>
        <w:trPr/>
        <w:tc>
          <w:tcPr>
            <w:tcW w:w="22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Alias</w:t>
            </w:r>
          </w:p>
        </w:tc>
        <w:tc>
          <w:tcPr>
            <w:tcW w:w="1178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Dimension</w:t>
            </w:r>
          </w:p>
        </w:tc>
      </w:tr>
      <w:tr>
        <w:trPr/>
        <w:tc>
          <w:tcPr>
            <w:tcW w:w="22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Héritage</w:t>
            </w:r>
          </w:p>
        </w:tc>
        <w:tc>
          <w:tcPr>
            <w:tcW w:w="1178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2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Définition</w:t>
            </w:r>
          </w:p>
        </w:tc>
        <w:tc>
          <w:tcPr>
            <w:tcW w:w="1178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Tous les champs attributaires de tronc commun qui définissent une dimension sur un objet modélisé par l'une quelconque des entités du modèle du géostandard</w:t>
            </w:r>
          </w:p>
        </w:tc>
      </w:tr>
      <w:tr>
        <w:trPr/>
        <w:tc>
          <w:tcPr>
            <w:tcW w:w="22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Contraintes topologiques</w:t>
            </w:r>
          </w:p>
        </w:tc>
        <w:tc>
          <w:tcPr>
            <w:tcW w:w="1178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2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Association</w:t>
            </w:r>
          </w:p>
        </w:tc>
        <w:tc>
          <w:tcPr>
            <w:tcW w:w="1178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Super-entité</w:t>
            </w:r>
          </w:p>
        </w:tc>
      </w:tr>
      <w:tr>
        <w:trPr/>
        <w:tc>
          <w:tcPr>
            <w:tcW w:w="22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Géométrie</w:t>
            </w:r>
          </w:p>
        </w:tc>
        <w:tc>
          <w:tcPr>
            <w:tcW w:w="1178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 graphique</w:t>
            </w:r>
          </w:p>
        </w:tc>
      </w:tr>
    </w:tbl>
    <w:p>
      <w:pPr>
        <w:pStyle w:val="Corpsdetexte"/>
        <w:rPr/>
      </w:pPr>
      <w:r>
        <w:rPr>
          <w:b/>
          <w:bCs/>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253"/>
        <w:gridCol w:w="1128"/>
        <w:gridCol w:w="6872"/>
        <w:gridCol w:w="822"/>
        <w:gridCol w:w="1316"/>
        <w:gridCol w:w="874"/>
        <w:gridCol w:w="933"/>
        <w:gridCol w:w="795"/>
      </w:tblGrid>
      <w:tr>
        <w:trPr>
          <w:tblHeader w:val="true"/>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forme</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 xml:space="preserve">Forme </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Forme du constituant du monde réel modélisé par l'objet, à savoir circulaire, rectangulaire, ovoïdale, en U, en arc, ovale, particulière, etc. (Cf. liste de valeurs)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com_forme</w:t>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lien_detail</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Lien détail</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Lien vers fichier descriptif des formes particulières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Texte</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hauteur_interieure</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 intérieure (mm)</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 intérieure maximale d’un ouvrage (regard, chambre...) ou d’un équipement (organe, pièce...), en millimètres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Décimal</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hauteur_exterieure</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 extérieure (mm)</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 extérieure maximale d’un ouvrage (regard, chambre...) ou d’un équipement (organe, pièce...)d’un ouvrage (regard, chambre...) ou d’un équipement (organe, pièce...), en millimètres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Décimal</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largeur_interieure</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Largeur intérieure (mm)</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Largeur intérieure maximale d’un ouvrage (regard, chambre...) ou d’un équipement (organe, pièce...), en millimètres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Décimal</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largeur_exterieure</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Largeur extérieure (mm)</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Largeur extérieure maximale d’un ouvrage (regard, chambre...) ou d’un équipement (organe, pièce...), en millimètres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Décimal</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longueur_interieure</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 intérieure (mm)</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 intérieure maximale d’un ouvrage (regard, chambre...) ou d’un équipement (organe, pièce...), en millimètres ; à ne pas confondre avec la longueur d’un assemblage de tuyauteries équipées modélisé par ailleurs et exprimé en mètres linéaires.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Décimal</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r>
        <w:trPr>
          <w:cantSplit w:val="true"/>
        </w:trPr>
        <w:tc>
          <w:tcPr>
            <w:tcW w:w="125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longueur_exterieure</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 extérieure (mm)</w:t>
            </w:r>
          </w:p>
        </w:tc>
        <w:tc>
          <w:tcPr>
            <w:tcW w:w="68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Longueur extérieure maximale d’un ouvrage (regard, chambre...) ou d’un équipement (organe, pièce...), en millimètres ; à ne pas confondre avec la longueur d’un assemblage de tuyauteries équipées modélisé par ailleurs et exprimé en mètres linéaires.</w:t>
            </w:r>
          </w:p>
        </w:tc>
        <w:tc>
          <w:tcPr>
            <w:tcW w:w="8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Décimal</w:t>
            </w:r>
          </w:p>
        </w:tc>
        <w:tc>
          <w:tcPr>
            <w:tcW w:w="13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r>
          </w:p>
        </w:tc>
        <w:tc>
          <w:tcPr>
            <w:tcW w:w="8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Oui</w:t>
            </w:r>
          </w:p>
        </w:tc>
        <w:tc>
          <w:tcPr>
            <w:tcW w:w="9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c>
          <w:tcPr>
            <w:tcW w:w="7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w:t>
            </w:r>
          </w:p>
        </w:tc>
      </w:tr>
    </w:tbl>
    <w:p>
      <w:pPr>
        <w:pStyle w:val="Titre4"/>
        <w:numPr>
          <w:ilvl w:val="3"/>
          <w:numId w:val="4"/>
        </w:numPr>
        <w:ind w:left="357" w:hanging="357"/>
        <w:rPr/>
      </w:pPr>
      <w:bookmarkStart w:id="41" w:name="_Toc183520116"/>
      <w:r>
        <w:rPr/>
        <w:t>Élément : Emprise</w:t>
      </w:r>
      <w:bookmarkEnd w:id="41"/>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77"/>
        <w:gridCol w:w="12017"/>
      </w:tblGrid>
      <w:tr>
        <w:trPr/>
        <w:tc>
          <w:tcPr>
            <w:tcW w:w="19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Nom</w:t>
            </w:r>
          </w:p>
        </w:tc>
        <w:tc>
          <w:tcPr>
            <w:tcW w:w="1201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 xml:space="preserve">emprise </w:t>
            </w:r>
          </w:p>
        </w:tc>
      </w:tr>
      <w:tr>
        <w:trPr/>
        <w:tc>
          <w:tcPr>
            <w:tcW w:w="19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Alias</w:t>
            </w:r>
          </w:p>
        </w:tc>
        <w:tc>
          <w:tcPr>
            <w:tcW w:w="1201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 xml:space="preserve">Emprise </w:t>
            </w:r>
          </w:p>
        </w:tc>
      </w:tr>
      <w:tr>
        <w:trPr/>
        <w:tc>
          <w:tcPr>
            <w:tcW w:w="19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Héritage</w:t>
            </w:r>
          </w:p>
        </w:tc>
        <w:tc>
          <w:tcPr>
            <w:tcW w:w="1201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Super-entité mère modélisant les objets surfaciques, donc hors topologie de graphe nœud-arc-noeud ; conséquemment, table-mère de toutes les entités métiers de type graphique surface.</w:t>
            </w:r>
          </w:p>
        </w:tc>
      </w:tr>
      <w:tr>
        <w:trPr/>
        <w:tc>
          <w:tcPr>
            <w:tcW w:w="19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Définition</w:t>
            </w:r>
          </w:p>
        </w:tc>
        <w:tc>
          <w:tcPr>
            <w:tcW w:w="1201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Surface au sol, affleurante ou projetée, des ouvrages ou éléments surfaciques</w:t>
            </w:r>
          </w:p>
        </w:tc>
      </w:tr>
      <w:tr>
        <w:trPr/>
        <w:tc>
          <w:tcPr>
            <w:tcW w:w="19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Contraintes topologiques</w:t>
            </w:r>
          </w:p>
        </w:tc>
        <w:tc>
          <w:tcPr>
            <w:tcW w:w="1201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Super-entité mère modélisant les objets surfaciques, donc hors topologie de graphe nœud-arc-noeud ; conséquemment, table-mère de toutes les entités métiers de type graphique surface.</w:t>
            </w:r>
          </w:p>
        </w:tc>
      </w:tr>
      <w:tr>
        <w:trPr/>
        <w:tc>
          <w:tcPr>
            <w:tcW w:w="19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Association</w:t>
            </w:r>
          </w:p>
        </w:tc>
        <w:tc>
          <w:tcPr>
            <w:tcW w:w="1201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0"/>
              <w:rPr/>
            </w:pPr>
            <w:r>
              <w:rPr/>
              <w:t>id_aep_perimetre_gestion (0,1)</w:t>
            </w:r>
          </w:p>
          <w:p>
            <w:pPr>
              <w:pStyle w:val="Corpsdetexte"/>
              <w:widowControl w:val="false"/>
              <w:spacing w:before="0" w:after="0"/>
              <w:rPr/>
            </w:pPr>
            <w:r>
              <w:rPr/>
              <w:t>id_ass_perimetre_gestion (0,1)</w:t>
            </w:r>
          </w:p>
          <w:p>
            <w:pPr>
              <w:pStyle w:val="Corpsdetexte"/>
              <w:widowControl w:val="false"/>
              <w:spacing w:before="0" w:after="0"/>
              <w:rPr/>
            </w:pPr>
            <w:r>
              <w:rPr/>
              <w:t>id_aep_ouvrage_special_surface (0,1)</w:t>
            </w:r>
          </w:p>
          <w:p>
            <w:pPr>
              <w:pStyle w:val="Corpsdetexte"/>
              <w:widowControl w:val="false"/>
              <w:spacing w:before="0" w:after="0"/>
              <w:rPr/>
            </w:pPr>
            <w:r>
              <w:rPr/>
              <w:t>id_ass_ouvrage special_surface (0,1)</w:t>
            </w:r>
          </w:p>
          <w:p>
            <w:pPr>
              <w:pStyle w:val="Corpsdetexte"/>
              <w:widowControl w:val="false"/>
              <w:spacing w:before="0" w:after="0"/>
              <w:rPr/>
            </w:pPr>
            <w:r>
              <w:rPr/>
              <w:t>id_ass_gestion_epl_surface (0,1)</w:t>
            </w:r>
          </w:p>
          <w:p>
            <w:pPr>
              <w:pStyle w:val="Corpsdetexte"/>
              <w:widowControl w:val="false"/>
              <w:spacing w:before="0" w:after="0"/>
              <w:rPr/>
            </w:pPr>
            <w:r>
              <w:rPr/>
              <w:t>id_ass_engouffrement_surface (0,1)</w:t>
            </w:r>
          </w:p>
        </w:tc>
      </w:tr>
      <w:tr>
        <w:trPr/>
        <w:tc>
          <w:tcPr>
            <w:tcW w:w="19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Géométrie</w:t>
            </w:r>
          </w:p>
        </w:tc>
        <w:tc>
          <w:tcPr>
            <w:tcW w:w="1201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Surface</w:t>
            </w:r>
          </w:p>
        </w:tc>
      </w:tr>
    </w:tbl>
    <w:p>
      <w:pPr>
        <w:pStyle w:val="Corpsdetexte"/>
        <w:rPr/>
      </w:pPr>
      <w:r>
        <w:rPr>
          <w:b/>
          <w:bCs/>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059"/>
        <w:gridCol w:w="1675"/>
        <w:gridCol w:w="3839"/>
        <w:gridCol w:w="1454"/>
        <w:gridCol w:w="1835"/>
        <w:gridCol w:w="1419"/>
        <w:gridCol w:w="1286"/>
        <w:gridCol w:w="1426"/>
      </w:tblGrid>
      <w:tr>
        <w:trPr>
          <w:tblHeader w:val="true"/>
          <w:cantSplit w:val="true"/>
        </w:trPr>
        <w:tc>
          <w:tcPr>
            <w:tcW w:w="105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67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383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145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83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141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128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142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0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id_emprise</w:t>
            </w:r>
          </w:p>
        </w:tc>
        <w:tc>
          <w:tcPr>
            <w:tcW w:w="167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emprise</w:t>
            </w:r>
          </w:p>
        </w:tc>
        <w:tc>
          <w:tcPr>
            <w:tcW w:w="383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unique de l'emprise : clé primaire</w:t>
            </w:r>
          </w:p>
        </w:tc>
        <w:tc>
          <w:tcPr>
            <w:tcW w:w="145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83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41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2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4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0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visible</w:t>
            </w:r>
          </w:p>
        </w:tc>
        <w:tc>
          <w:tcPr>
            <w:tcW w:w="167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Visible</w:t>
            </w:r>
          </w:p>
        </w:tc>
        <w:tc>
          <w:tcPr>
            <w:tcW w:w="383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Visibilité ou non de l'emprise depuis le sol</w:t>
            </w:r>
          </w:p>
        </w:tc>
        <w:tc>
          <w:tcPr>
            <w:tcW w:w="145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83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com_oui_non</w:t>
            </w:r>
          </w:p>
        </w:tc>
        <w:tc>
          <w:tcPr>
            <w:tcW w:w="141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2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4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bl>
    <w:p>
      <w:pPr>
        <w:pStyle w:val="Titre4"/>
        <w:numPr>
          <w:ilvl w:val="3"/>
          <w:numId w:val="4"/>
        </w:numPr>
        <w:ind w:left="357" w:hanging="357"/>
        <w:rPr/>
      </w:pPr>
      <w:bookmarkStart w:id="42" w:name="_Toc183520117"/>
      <w:r>
        <w:rPr/>
        <w:t>Élément : Nœud réseau</w:t>
      </w:r>
      <w:bookmarkEnd w:id="42"/>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90"/>
        <w:gridCol w:w="12304"/>
      </w:tblGrid>
      <w:tr>
        <w:trPr/>
        <w:tc>
          <w:tcPr>
            <w:tcW w:w="16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Nom</w:t>
            </w:r>
          </w:p>
        </w:tc>
        <w:tc>
          <w:tcPr>
            <w:tcW w:w="123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nœud_reseau</w:t>
            </w:r>
          </w:p>
        </w:tc>
      </w:tr>
      <w:tr>
        <w:trPr/>
        <w:tc>
          <w:tcPr>
            <w:tcW w:w="16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Alias</w:t>
            </w:r>
          </w:p>
        </w:tc>
        <w:tc>
          <w:tcPr>
            <w:tcW w:w="123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Nœud réseau</w:t>
            </w:r>
          </w:p>
        </w:tc>
      </w:tr>
      <w:tr>
        <w:trPr/>
        <w:tc>
          <w:tcPr>
            <w:tcW w:w="16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Héritage</w:t>
            </w:r>
          </w:p>
        </w:tc>
        <w:tc>
          <w:tcPr>
            <w:tcW w:w="123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Super-entité mère modélisant les noeuds dans le graphe topologique nœud-arc-nœud ; conséquemment, table-mère de toutes les entités métiers de type graphique point sous contrainte topologique de graphe de réseau et de l'entité nœud_branchement.</w:t>
            </w:r>
          </w:p>
        </w:tc>
      </w:tr>
      <w:tr>
        <w:trPr/>
        <w:tc>
          <w:tcPr>
            <w:tcW w:w="16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Définition</w:t>
            </w:r>
          </w:p>
        </w:tc>
        <w:tc>
          <w:tcPr>
            <w:tcW w:w="123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de rupture topologique aux extrémités (début/fin) d'une canalisation en ce qu'il démarque deux objets canalisations dont au moins l'une des propriétés descriptives structurelles, dimensionnelles ou fonctionnelles est différente.</w:t>
            </w:r>
          </w:p>
        </w:tc>
      </w:tr>
      <w:tr>
        <w:trPr/>
        <w:tc>
          <w:tcPr>
            <w:tcW w:w="16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Contraintes topologiques</w:t>
            </w:r>
          </w:p>
        </w:tc>
        <w:tc>
          <w:tcPr>
            <w:tcW w:w="123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Super-entité mère modélisant les noeuds dans le graphe topologique nœud-arc-nœud ; conséquemment, table-mère de toutes les entités métiers de type graphique point sous contrainte topologique de graphe de réseau et de l'entité nœud_branchement.</w:t>
            </w:r>
          </w:p>
        </w:tc>
      </w:tr>
      <w:tr>
        <w:trPr/>
        <w:tc>
          <w:tcPr>
            <w:tcW w:w="16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Association</w:t>
            </w:r>
          </w:p>
        </w:tc>
        <w:tc>
          <w:tcPr>
            <w:tcW w:w="123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id_noeud_branchement (0,1) + toutes entités métiers de type graphique point du graphe de réseau</w:t>
            </w:r>
          </w:p>
        </w:tc>
      </w:tr>
      <w:tr>
        <w:trPr/>
        <w:tc>
          <w:tcPr>
            <w:tcW w:w="16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Géométrie</w:t>
            </w:r>
          </w:p>
        </w:tc>
        <w:tc>
          <w:tcPr>
            <w:tcW w:w="123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w:t>
            </w:r>
          </w:p>
        </w:tc>
      </w:tr>
    </w:tbl>
    <w:p>
      <w:pPr>
        <w:pStyle w:val="Corpsdetexte"/>
        <w:rPr/>
      </w:pPr>
      <w:r>
        <w:rPr>
          <w:b/>
          <w:bCs/>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32"/>
        <w:gridCol w:w="1920"/>
        <w:gridCol w:w="3628"/>
        <w:gridCol w:w="1317"/>
        <w:gridCol w:w="1581"/>
        <w:gridCol w:w="1302"/>
        <w:gridCol w:w="1221"/>
        <w:gridCol w:w="1292"/>
      </w:tblGrid>
      <w:tr>
        <w:trPr>
          <w:tblHeader w:val="true"/>
          <w:cantSplit w:val="true"/>
        </w:trPr>
        <w:tc>
          <w:tcPr>
            <w:tcW w:w="173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92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362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1317"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58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130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122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129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7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id_noeud_reseau</w:t>
            </w:r>
          </w:p>
        </w:tc>
        <w:tc>
          <w:tcPr>
            <w:tcW w:w="192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nœud reseau</w:t>
            </w:r>
          </w:p>
        </w:tc>
        <w:tc>
          <w:tcPr>
            <w:tcW w:w="362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unique du nœud réseau: clé primaire</w:t>
            </w:r>
          </w:p>
        </w:tc>
        <w:tc>
          <w:tcPr>
            <w:tcW w:w="131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58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30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2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idNoeud</w:t>
            </w:r>
          </w:p>
        </w:tc>
        <w:tc>
          <w:tcPr>
            <w:tcW w:w="129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bl>
    <w:p>
      <w:pPr>
        <w:pStyle w:val="Titre4"/>
        <w:numPr>
          <w:ilvl w:val="3"/>
          <w:numId w:val="4"/>
        </w:numPr>
        <w:ind w:left="357" w:hanging="357"/>
        <w:rPr/>
      </w:pPr>
      <w:bookmarkStart w:id="43" w:name="_Toc183520118"/>
      <w:r>
        <w:rPr/>
        <w:t>Élément : Piézomètre</w:t>
      </w:r>
      <w:bookmarkEnd w:id="43"/>
    </w:p>
    <w:tbl>
      <w:tblPr>
        <w:tblW w:w="13702"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5"/>
        <w:gridCol w:w="11006"/>
      </w:tblGrid>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Nom</w:t>
            </w:r>
          </w:p>
        </w:tc>
        <w:tc>
          <w:tcPr>
            <w:tcW w:w="110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piezometre</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Alias</w:t>
            </w:r>
          </w:p>
        </w:tc>
        <w:tc>
          <w:tcPr>
            <w:tcW w:w="110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Piézomètre</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Héritage</w:t>
            </w:r>
          </w:p>
        </w:tc>
        <w:tc>
          <w:tcPr>
            <w:tcW w:w="110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Définition</w:t>
            </w:r>
          </w:p>
        </w:tc>
        <w:tc>
          <w:tcPr>
            <w:tcW w:w="110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 xml:space="preserve">Forage non exploité qui permet la mesure du niveau de l'eau souterraine en un point donné de la nappe </w:t>
            </w:r>
            <w:r>
              <w:rPr>
                <w:i/>
                <w:iCs/>
              </w:rPr>
              <w:t>(BRGM)</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Contraintes topologiques</w:t>
            </w:r>
          </w:p>
        </w:tc>
        <w:tc>
          <w:tcPr>
            <w:tcW w:w="110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Association</w:t>
            </w:r>
          </w:p>
        </w:tc>
        <w:tc>
          <w:tcPr>
            <w:tcW w:w="110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Géométrie</w:t>
            </w:r>
          </w:p>
        </w:tc>
        <w:tc>
          <w:tcPr>
            <w:tcW w:w="110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w:t>
            </w:r>
          </w:p>
        </w:tc>
      </w:tr>
    </w:tbl>
    <w:p>
      <w:pPr>
        <w:pStyle w:val="Corpsdetexte"/>
        <w:rPr/>
      </w:pPr>
      <w:r>
        <w:rPr>
          <w:b/>
          <w:bCs/>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10"/>
        <w:gridCol w:w="2040"/>
        <w:gridCol w:w="4362"/>
        <w:gridCol w:w="1184"/>
        <w:gridCol w:w="1415"/>
        <w:gridCol w:w="1187"/>
        <w:gridCol w:w="1136"/>
        <w:gridCol w:w="1159"/>
      </w:tblGrid>
      <w:tr>
        <w:trPr>
          <w:tblHeader w:val="true"/>
          <w:cantSplit w:val="true"/>
        </w:trPr>
        <w:tc>
          <w:tcPr>
            <w:tcW w:w="151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204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436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118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41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1187"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113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115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5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id_piezometre</w:t>
            </w:r>
          </w:p>
        </w:tc>
        <w:tc>
          <w:tcPr>
            <w:tcW w:w="204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piezomètre</w:t>
            </w:r>
          </w:p>
        </w:tc>
        <w:tc>
          <w:tcPr>
            <w:tcW w:w="43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unique du piézomètre : clé primaire</w:t>
            </w:r>
          </w:p>
        </w:tc>
        <w:tc>
          <w:tcPr>
            <w:tcW w:w="11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4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18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3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5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nom_usuel</w:t>
            </w:r>
          </w:p>
        </w:tc>
        <w:tc>
          <w:tcPr>
            <w:tcW w:w="204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Nom usuel</w:t>
            </w:r>
          </w:p>
        </w:tc>
        <w:tc>
          <w:tcPr>
            <w:tcW w:w="43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Nom d’usage du piézomètre (nom littéral)</w:t>
            </w:r>
          </w:p>
        </w:tc>
        <w:tc>
          <w:tcPr>
            <w:tcW w:w="11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4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18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13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5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diametre</w:t>
            </w:r>
          </w:p>
        </w:tc>
        <w:tc>
          <w:tcPr>
            <w:tcW w:w="204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Diamètre (mm)</w:t>
            </w:r>
          </w:p>
        </w:tc>
        <w:tc>
          <w:tcPr>
            <w:tcW w:w="43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Diamètre interne du piézomètre, en millimètres</w:t>
            </w:r>
          </w:p>
        </w:tc>
        <w:tc>
          <w:tcPr>
            <w:tcW w:w="11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Entier</w:t>
            </w:r>
          </w:p>
        </w:tc>
        <w:tc>
          <w:tcPr>
            <w:tcW w:w="14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18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13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5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cote_tn</w:t>
            </w:r>
          </w:p>
        </w:tc>
        <w:tc>
          <w:tcPr>
            <w:tcW w:w="204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Z terrain naturel (m NGF)</w:t>
            </w:r>
          </w:p>
        </w:tc>
        <w:tc>
          <w:tcPr>
            <w:tcW w:w="43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Cote altimétrique Z du terrain naturel en mètres NGF</w:t>
            </w:r>
          </w:p>
        </w:tc>
        <w:tc>
          <w:tcPr>
            <w:tcW w:w="11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Décimal</w:t>
            </w:r>
          </w:p>
        </w:tc>
        <w:tc>
          <w:tcPr>
            <w:tcW w:w="14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18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13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5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cote_fin_crepine</w:t>
            </w:r>
          </w:p>
        </w:tc>
        <w:tc>
          <w:tcPr>
            <w:tcW w:w="204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Z fin crépine (m NGF)</w:t>
            </w:r>
          </w:p>
        </w:tc>
        <w:tc>
          <w:tcPr>
            <w:tcW w:w="43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Cote altimétrique Z de bas de crépine en mètres NGF</w:t>
            </w:r>
          </w:p>
        </w:tc>
        <w:tc>
          <w:tcPr>
            <w:tcW w:w="11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Décimal</w:t>
            </w:r>
          </w:p>
        </w:tc>
        <w:tc>
          <w:tcPr>
            <w:tcW w:w="14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18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13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5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ref_bss</w:t>
            </w:r>
          </w:p>
        </w:tc>
        <w:tc>
          <w:tcPr>
            <w:tcW w:w="204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Référence Banque Sous-Sol</w:t>
            </w:r>
          </w:p>
        </w:tc>
        <w:tc>
          <w:tcPr>
            <w:tcW w:w="43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Référence normalisée du captage de la banque du Sous-Sol BRGM</w:t>
            </w:r>
          </w:p>
        </w:tc>
        <w:tc>
          <w:tcPr>
            <w:tcW w:w="11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4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18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13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bl>
    <w:p>
      <w:pPr>
        <w:pStyle w:val="Titre4"/>
        <w:numPr>
          <w:ilvl w:val="3"/>
          <w:numId w:val="4"/>
        </w:numPr>
        <w:ind w:left="357" w:hanging="357"/>
        <w:rPr/>
      </w:pPr>
      <w:bookmarkStart w:id="44" w:name="_Toc183520119"/>
      <w:r>
        <w:rPr/>
        <w:t>Élément : Pluviomètre</w:t>
      </w:r>
      <w:bookmarkEnd w:id="44"/>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86"/>
        <w:gridCol w:w="11708"/>
      </w:tblGrid>
      <w:tr>
        <w:trPr/>
        <w:tc>
          <w:tcPr>
            <w:tcW w:w="22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Nom</w:t>
            </w:r>
          </w:p>
        </w:tc>
        <w:tc>
          <w:tcPr>
            <w:tcW w:w="1170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pluviometre</w:t>
            </w:r>
          </w:p>
        </w:tc>
      </w:tr>
      <w:tr>
        <w:trPr/>
        <w:tc>
          <w:tcPr>
            <w:tcW w:w="22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Alias</w:t>
            </w:r>
          </w:p>
        </w:tc>
        <w:tc>
          <w:tcPr>
            <w:tcW w:w="1170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Pluviomètre</w:t>
            </w:r>
          </w:p>
        </w:tc>
      </w:tr>
      <w:tr>
        <w:trPr/>
        <w:tc>
          <w:tcPr>
            <w:tcW w:w="22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Héritage</w:t>
            </w:r>
          </w:p>
        </w:tc>
        <w:tc>
          <w:tcPr>
            <w:tcW w:w="1170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2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Définition</w:t>
            </w:r>
          </w:p>
        </w:tc>
        <w:tc>
          <w:tcPr>
            <w:tcW w:w="1170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 xml:space="preserve">Instrument de métrologie destiné à mesurer la quantité de précipitations tombées pendant un intervalle de temps donné à un endroit donné </w:t>
            </w:r>
            <w:r>
              <w:rPr>
                <w:i/>
                <w:iCs/>
              </w:rPr>
              <w:t>(Wikipedia)</w:t>
            </w:r>
          </w:p>
        </w:tc>
      </w:tr>
      <w:tr>
        <w:trPr/>
        <w:tc>
          <w:tcPr>
            <w:tcW w:w="22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Contraintes topologiques</w:t>
            </w:r>
          </w:p>
        </w:tc>
        <w:tc>
          <w:tcPr>
            <w:tcW w:w="1170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2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Association</w:t>
            </w:r>
          </w:p>
        </w:tc>
        <w:tc>
          <w:tcPr>
            <w:tcW w:w="1170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2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Géométrie</w:t>
            </w:r>
          </w:p>
        </w:tc>
        <w:tc>
          <w:tcPr>
            <w:tcW w:w="1170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w:t>
            </w:r>
          </w:p>
        </w:tc>
      </w:tr>
    </w:tbl>
    <w:p>
      <w:pPr>
        <w:pStyle w:val="Corpsdetexte"/>
        <w:rPr/>
      </w:pPr>
      <w:r>
        <w:rPr>
          <w:b/>
          <w:bCs/>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382"/>
        <w:gridCol w:w="1458"/>
        <w:gridCol w:w="5530"/>
        <w:gridCol w:w="1001"/>
        <w:gridCol w:w="1584"/>
        <w:gridCol w:w="1028"/>
        <w:gridCol w:w="1035"/>
        <w:gridCol w:w="975"/>
      </w:tblGrid>
      <w:tr>
        <w:trPr>
          <w:tblHeader w:val="true"/>
          <w:cantSplit w:val="true"/>
        </w:trPr>
        <w:tc>
          <w:tcPr>
            <w:tcW w:w="138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45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553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100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58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102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103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3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id_pluviometre</w:t>
            </w:r>
          </w:p>
        </w:tc>
        <w:tc>
          <w:tcPr>
            <w:tcW w:w="14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pluviomètre</w:t>
            </w:r>
          </w:p>
        </w:tc>
        <w:tc>
          <w:tcPr>
            <w:tcW w:w="553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unique du pluviomètre : clé primaire</w:t>
            </w:r>
          </w:p>
        </w:tc>
        <w:tc>
          <w:tcPr>
            <w:tcW w:w="10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5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02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03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3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type_pluviometre</w:t>
            </w:r>
          </w:p>
        </w:tc>
        <w:tc>
          <w:tcPr>
            <w:tcW w:w="14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Type pluviomètre</w:t>
            </w:r>
          </w:p>
        </w:tc>
        <w:tc>
          <w:tcPr>
            <w:tcW w:w="553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Type du pluviomètre, à savoir par exemple cylindre gradué, auget basculeur, à balance, optique, etc. (Cf. liste de valeurs)</w:t>
            </w:r>
          </w:p>
        </w:tc>
        <w:tc>
          <w:tcPr>
            <w:tcW w:w="10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5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02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03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3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nom_usuel</w:t>
            </w:r>
          </w:p>
        </w:tc>
        <w:tc>
          <w:tcPr>
            <w:tcW w:w="14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Nom usuel</w:t>
            </w:r>
          </w:p>
        </w:tc>
        <w:tc>
          <w:tcPr>
            <w:tcW w:w="553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Nom usuel du pluviomètre (nom littéral)</w:t>
            </w:r>
          </w:p>
        </w:tc>
        <w:tc>
          <w:tcPr>
            <w:tcW w:w="10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5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02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03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3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ref_meteo_france</w:t>
            </w:r>
          </w:p>
        </w:tc>
        <w:tc>
          <w:tcPr>
            <w:tcW w:w="14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Référence Météo France</w:t>
            </w:r>
          </w:p>
        </w:tc>
        <w:tc>
          <w:tcPr>
            <w:tcW w:w="553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Référence de la station Météo France (codification)</w:t>
            </w:r>
          </w:p>
        </w:tc>
        <w:tc>
          <w:tcPr>
            <w:tcW w:w="10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5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102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03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3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telegestion</w:t>
            </w:r>
          </w:p>
        </w:tc>
        <w:tc>
          <w:tcPr>
            <w:tcW w:w="14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Télégestion</w:t>
            </w:r>
          </w:p>
        </w:tc>
        <w:tc>
          <w:tcPr>
            <w:tcW w:w="553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Présence ou non d'une télégestion et/ou télésurveillance pour le pluviomètre</w:t>
            </w:r>
          </w:p>
        </w:tc>
        <w:tc>
          <w:tcPr>
            <w:tcW w:w="10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58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com_oui_non</w:t>
            </w:r>
          </w:p>
        </w:tc>
        <w:tc>
          <w:tcPr>
            <w:tcW w:w="102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03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bl>
    <w:p>
      <w:pPr>
        <w:pStyle w:val="Titre4"/>
        <w:numPr>
          <w:ilvl w:val="3"/>
          <w:numId w:val="4"/>
        </w:numPr>
        <w:ind w:left="357" w:hanging="357"/>
        <w:rPr/>
      </w:pPr>
      <w:bookmarkStart w:id="45" w:name="_Toc183520120"/>
      <w:r>
        <w:rPr/>
        <w:t>Élément : Point géolocalisation</w:t>
      </w:r>
      <w:bookmarkEnd w:id="45"/>
    </w:p>
    <w:tbl>
      <w:tblPr>
        <w:tblW w:w="1177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5"/>
        <w:gridCol w:w="9079"/>
      </w:tblGrid>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Nom</w:t>
            </w:r>
          </w:p>
        </w:tc>
        <w:tc>
          <w:tcPr>
            <w:tcW w:w="90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point_geolocalisation</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Alias</w:t>
            </w:r>
          </w:p>
        </w:tc>
        <w:tc>
          <w:tcPr>
            <w:tcW w:w="90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géolocalisation</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Héritage</w:t>
            </w:r>
          </w:p>
        </w:tc>
        <w:tc>
          <w:tcPr>
            <w:tcW w:w="90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Définition</w:t>
            </w:r>
          </w:p>
        </w:tc>
        <w:tc>
          <w:tcPr>
            <w:tcW w:w="90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géoréférencé en planimétrie ou planimétrie/altimétrie, servant de support pour une cote</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Contraintes topologiques</w:t>
            </w:r>
          </w:p>
        </w:tc>
        <w:tc>
          <w:tcPr>
            <w:tcW w:w="90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Association</w:t>
            </w:r>
          </w:p>
        </w:tc>
        <w:tc>
          <w:tcPr>
            <w:tcW w:w="90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r>
      <w:tr>
        <w:trPr/>
        <w:tc>
          <w:tcPr>
            <w:tcW w:w="26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Géométrie</w:t>
            </w:r>
          </w:p>
        </w:tc>
        <w:tc>
          <w:tcPr>
            <w:tcW w:w="90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w:t>
            </w:r>
          </w:p>
        </w:tc>
      </w:tr>
    </w:tbl>
    <w:p>
      <w:pPr>
        <w:pStyle w:val="Corpsdetexte"/>
        <w:rPr/>
      </w:pPr>
      <w:r>
        <w:rPr>
          <w:b/>
          <w:bCs/>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15"/>
        <w:gridCol w:w="1433"/>
        <w:gridCol w:w="5548"/>
        <w:gridCol w:w="1358"/>
        <w:gridCol w:w="1086"/>
        <w:gridCol w:w="962"/>
        <w:gridCol w:w="993"/>
        <w:gridCol w:w="898"/>
      </w:tblGrid>
      <w:tr>
        <w:trPr>
          <w:tblHeader w:val="true"/>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id_point_geolocalisation</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point géolocalisation</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Identifiant unique du point de géoréférencement : clé primaire</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z_objet</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Z objet (m NGF)</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Cote altimétrique Z levée du point de géoréférencement (pour un objet patrimonial ou le terrain naturel,) en mètres NGF</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Décimal</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reference_z</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Référence Z</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Lieu de levé du Z du point de géoréférencement, à savoir par exemple en génératrice supérieure, fil d'eau, radier, etc. (Cf. liste de valeurs)</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mode_lever</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Mode levé</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Mode de levé du point de géoréférencement, à savoir par exemple mesure manuelle, GNSS, station totale, etc. (Cf. liste de valeurs)</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Texte</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date_lever</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Date levé</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Date du levé du point de géoréférencement en JJ/MM/AAAA</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timestamp without time zone</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mesure_precision_xy</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Mesure précision XY</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Précision de mesure en XY du point de géoréférencement (GNSS HRMS en cm/m)</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Décimal</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mesure_precision_z</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Mesure précision Z</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Précision de mesure en Z du point de géoréférencement (GNSS HRMS en cm/m)</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Décimal</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qualite_outil</w:t>
            </w:r>
          </w:p>
        </w:tc>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Qualité outil</w:t>
            </w:r>
          </w:p>
        </w:tc>
        <w:tc>
          <w:tcPr>
            <w:tcW w:w="554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Pourcentage d'erreur de l'appareil ou de la mesure</w:t>
            </w:r>
          </w:p>
        </w:tc>
        <w:tc>
          <w:tcPr>
            <w:tcW w:w="135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Décimal</w:t>
            </w:r>
          </w:p>
        </w:tc>
        <w:tc>
          <w:tcPr>
            <w:tcW w:w="108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r>
          </w:p>
        </w:tc>
        <w:tc>
          <w:tcPr>
            <w:tcW w:w="96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r>
    </w:tbl>
    <w:p>
      <w:pPr>
        <w:pStyle w:val="Titre3"/>
        <w:numPr>
          <w:ilvl w:val="2"/>
          <w:numId w:val="4"/>
        </w:numPr>
        <w:rPr/>
      </w:pPr>
      <w:bookmarkStart w:id="46" w:name="_Toc183520121"/>
      <w:r>
        <w:rPr/>
        <w:t>Types énumérés communs</w:t>
      </w:r>
      <w:bookmarkEnd w:id="46"/>
    </w:p>
    <w:p>
      <w:pPr>
        <w:pStyle w:val="Titre4"/>
        <w:numPr>
          <w:ilvl w:val="3"/>
          <w:numId w:val="4"/>
        </w:numPr>
        <w:ind w:left="357" w:hanging="357"/>
        <w:rPr/>
      </w:pPr>
      <w:bookmarkStart w:id="47" w:name="_Toc183520122"/>
      <w:r>
        <w:rPr/>
        <w:t>Liste : com_etat_service</w:t>
      </w:r>
      <w:bookmarkEnd w:id="47"/>
    </w:p>
    <w:p>
      <w:pPr>
        <w:pStyle w:val="Corpsdetexte"/>
        <w:rPr/>
      </w:pPr>
      <w:r>
        <w:rPr/>
        <w:t>Nom : com_etat_service</w:t>
      </w:r>
    </w:p>
    <w:tbl>
      <w:tblPr>
        <w:tblW w:w="8939"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701"/>
        <w:gridCol w:w="5522"/>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en_service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service</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service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en_arret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arrêt</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arrêt de service momentané</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abandon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Abandon</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arrêt définitif de service (abandonné)</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en_projet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projet</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Prévu à terme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en_construction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construction</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cours de construction ou en attente de fin de chantier</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Comblé</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Réseau ou ouvrage abandonné et rempli de matériau</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depose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Déposé</w:t>
            </w:r>
          </w:p>
        </w:tc>
        <w:tc>
          <w:tcPr>
            <w:tcW w:w="552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Retiré du sol ou de la surface</w:t>
            </w:r>
          </w:p>
        </w:tc>
      </w:tr>
    </w:tbl>
    <w:p>
      <w:pPr>
        <w:pStyle w:val="Titre4"/>
        <w:numPr>
          <w:ilvl w:val="3"/>
          <w:numId w:val="4"/>
        </w:numPr>
        <w:ind w:left="357" w:hanging="357"/>
        <w:rPr/>
      </w:pPr>
      <w:bookmarkStart w:id="48" w:name="_Toc183520123"/>
      <w:r>
        <w:rPr/>
        <w:t>Liste : com_forme</w:t>
      </w:r>
      <w:bookmarkEnd w:id="48"/>
    </w:p>
    <w:p>
      <w:pPr>
        <w:pStyle w:val="Corpsdetexte"/>
        <w:rPr/>
      </w:pPr>
      <w:r>
        <w:rPr/>
        <w:t xml:space="preserve">Nom : com_forme </w:t>
      </w:r>
    </w:p>
    <w:tbl>
      <w:tblPr>
        <w:tblW w:w="1390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700"/>
        <w:gridCol w:w="10491"/>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circulaire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Circulaire</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Forme circulaire</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rectangulaire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Rectangulaire</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Forme rectangulaire ou carrée</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ovoide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Ovoïde</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Forme ovoïde</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en_u</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u</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Radier demi-circulaire, dessus plat et pieds droits parallèles</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en_arc</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 arc</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Voûte demi-circulaire, radier plat et pieds droits parallèles</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ovale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Ovale</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Radier et voûte demi-circulaires (de même diamètre) et pieds droits parallèles</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complexe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Complexe</w:t>
            </w:r>
          </w:p>
        </w:tc>
        <w:tc>
          <w:tcPr>
            <w:tcW w:w="1049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Forme complexe à décrire</w:t>
            </w:r>
          </w:p>
        </w:tc>
      </w:tr>
    </w:tbl>
    <w:p>
      <w:pPr>
        <w:pStyle w:val="Titre4"/>
        <w:numPr>
          <w:ilvl w:val="3"/>
          <w:numId w:val="4"/>
        </w:numPr>
        <w:ind w:left="357" w:hanging="357"/>
        <w:rPr/>
      </w:pPr>
      <w:bookmarkStart w:id="49" w:name="_Toc183520124"/>
      <w:r>
        <w:rPr/>
        <w:t>Liste : com_materiau</w:t>
      </w:r>
      <w:bookmarkEnd w:id="49"/>
    </w:p>
    <w:p>
      <w:pPr>
        <w:pStyle w:val="Normal"/>
        <w:rPr>
          <w:rStyle w:val="Strong"/>
        </w:rPr>
      </w:pPr>
      <w:r>
        <w:rPr/>
        <w:t>Nom :com_materiau</w:t>
      </w:r>
    </w:p>
    <w:tbl>
      <w:tblPr>
        <w:tblStyle w:val="Grilledutableau"/>
        <w:tblW w:w="140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6"/>
        <w:gridCol w:w="2663"/>
        <w:gridCol w:w="3416"/>
        <w:gridCol w:w="1686"/>
        <w:gridCol w:w="3322"/>
        <w:gridCol w:w="2065"/>
      </w:tblGrid>
      <w:tr>
        <w:trPr>
          <w:tblHeader w:val="true"/>
          <w:trHeight w:val="255" w:hRule="atLeast"/>
          <w:cantSplit w:val="true"/>
        </w:trPr>
        <w:tc>
          <w:tcPr>
            <w:tcW w:w="876"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Code</w:t>
            </w:r>
          </w:p>
        </w:tc>
        <w:tc>
          <w:tcPr>
            <w:tcW w:w="2663"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Valeur</w:t>
            </w:r>
          </w:p>
        </w:tc>
        <w:tc>
          <w:tcPr>
            <w:tcW w:w="3416"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Description</w:t>
            </w:r>
          </w:p>
        </w:tc>
        <w:tc>
          <w:tcPr>
            <w:tcW w:w="1686"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Categorie</w:t>
            </w:r>
          </w:p>
        </w:tc>
        <w:tc>
          <w:tcPr>
            <w:tcW w:w="3322"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StaR-DT</w:t>
            </w:r>
          </w:p>
        </w:tc>
        <w:tc>
          <w:tcPr>
            <w:tcW w:w="2065" w:type="dxa"/>
            <w:tcBorders/>
          </w:tcPr>
          <w:p>
            <w:pPr>
              <w:pStyle w:val="TH"/>
              <w:widowControl w:val="false"/>
              <w:spacing w:before="0" w:after="60"/>
              <w:rPr>
                <w:rFonts w:eastAsia="NSimSun" w:cs="Lucida Sans"/>
                <w:kern w:val="0"/>
                <w:szCs w:val="24"/>
                <w:lang w:val="fr-FR" w:eastAsia="zh-CN" w:bidi="hi-IN"/>
              </w:rPr>
            </w:pPr>
            <w:r>
              <w:rPr>
                <w:rFonts w:eastAsia="NSimSun" w:cs="Lucida Sans"/>
                <w:kern w:val="0"/>
                <w:szCs w:val="24"/>
                <w:lang w:val="fr-FR" w:eastAsia="zh-CN" w:bidi="hi-IN"/>
              </w:rPr>
              <w:t>Ref13508</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acier</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Acier</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Acier</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steel</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ACDAP</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amci</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Amiante-Ciment</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Amiante-ciment</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asbestos</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ACDAA</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other</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ACDZ</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ba</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Armé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armé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ACDAH</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beton</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inconnu</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Type non identifié de béton</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concrete</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ACDAG</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bitum</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Bitume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Bitume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ACDAB</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bois</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Bois</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Bois</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wood</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briq</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Briquetage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Briquetage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ACDAD</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btat</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Âme Tôle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âme tôle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btcp</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Composite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composite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compositeConcrete</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btfb</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Fibré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fibré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reinforcedConcrete</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btna</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Non Armé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non armé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btpc</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Précontraint</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précontraint</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prestressedReinforcedConcrete</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btpj</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Projeté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Béton projeté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ACDAI</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cu</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Cuivre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Cuivre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epx</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Époxy</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Epoxy</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ACDAT</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fbpj</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Fibre Projetées</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Fibre projetées</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ACDAC</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fbro</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Fibres Ciment</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Fibres ciment ou fibro-ciment</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ACDAK</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fbvr</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Fibre De Verre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Fibre de verre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fd</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Fonte Ductile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Fonte ductile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ACDAO</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fg</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Fonte Grise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Fonte grise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ACDAN</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fonte</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Fonte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Type non identifié de fonte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ACDAM</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gres</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Grès</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Grès</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ACDAE</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inc</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Inconnu</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Matériau non identifié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ACDAZ</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mac</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Maçonné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Maçonné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masonry</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maca</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Maçonnerie Appareillée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Maçonnerie appareillée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ACDAR</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macna</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Maçonnerie Non Appareillée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Maçonnerie non appareillée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ACDAS</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metal</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 Inconnu</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Type non identifié fer ou acier</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ACDAQ</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meul</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Meulière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Pierre meulière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mrtc</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Mortier De Ciment</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Mortier de ciment</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ACDAF</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pb</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Plomb</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Plomb</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pbu</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Polybutylène (PB)</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Polybutylène (PB)</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PB</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Polyéthylène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Polyéthylène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ACDAV</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pebd</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Pebd</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Polyéthylène Basse Densité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pehd</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Pehd</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Polyéthylène Haute Densité (y compris lisse si Haute Densité)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pehda</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Pehd Annelé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Polyéthylène Haute Densité Annelé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pex</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Polyéthylène Réticulé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Polyéthylène réticulé à haute densité (PEX)</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PEX</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 Inconnu</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Type non identifié de plastiques</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ACDAY</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pp</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Polypropylène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Polypropylène Lisse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PP</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ACDAW</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ppa</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Polypropylène Annelé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Polypropylène Annelé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prv</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Plastiques Renforcé Fibres</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Plastiques renforcé fibres</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FRP</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ACDAL</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pu</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Polyester</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Polyester</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ACDAU</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Polychlorure de vinyle U rigide tuyaux lisses / type non identifié de PVC</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ACDAX</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pvca</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 Annelé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Polychlorure de vinyle U rigide tuyaux annelés</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pvcbo</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 Bi-orienté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Polychlorure de vinyle bi-orienté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pvcc</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Pvc C</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Polychlorure de vinyle surchloré</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Plastique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CPVC</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rpmp</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Mortier Renforcé</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Mortier renforcé de polymères(RPMP)</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Composite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RPMP</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sgbt</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Segment De Béton</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Segment de béton</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Assemblage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ACDAJ</w:t>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tole</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Tôle Galvanisée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Tôle galvanisée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Métal</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galvanizedSteel</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trct</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Terre Cuite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Terre Cuite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terracota</w:t>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r>
      <w:tr>
        <w:trPr>
          <w:trHeight w:val="255" w:hRule="atLeast"/>
          <w:cantSplit w:val="true"/>
        </w:trPr>
        <w:tc>
          <w:tcPr>
            <w:tcW w:w="87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nr</w:t>
            </w:r>
          </w:p>
        </w:tc>
        <w:tc>
          <w:tcPr>
            <w:tcW w:w="2663"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Non renseigné(e)</w:t>
            </w:r>
          </w:p>
        </w:tc>
        <w:tc>
          <w:tcPr>
            <w:tcW w:w="341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Information en recherche ou disponible mais non saisie</w:t>
            </w:r>
          </w:p>
        </w:tc>
        <w:tc>
          <w:tcPr>
            <w:tcW w:w="1686"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Autre</w:t>
            </w:r>
          </w:p>
        </w:tc>
        <w:tc>
          <w:tcPr>
            <w:tcW w:w="3322"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r>
          </w:p>
        </w:tc>
        <w:tc>
          <w:tcPr>
            <w:tcW w:w="2065" w:type="dxa"/>
            <w:tcBorders/>
          </w:tcPr>
          <w:p>
            <w:pPr>
              <w:pStyle w:val="Contenudetableau"/>
              <w:widowControl/>
              <w:spacing w:before="0" w:after="60"/>
              <w:jc w:val="left"/>
              <w:rPr>
                <w:lang w:eastAsia="fr-FR" w:bidi="ar-SA"/>
              </w:rPr>
            </w:pPr>
            <w:r>
              <w:rPr>
                <w:rFonts w:eastAsia="NSimSun" w:cs="Lucida Sans" w:ascii="Liberation Serif" w:hAnsi="Liberation Serif"/>
                <w:kern w:val="0"/>
                <w:sz w:val="24"/>
                <w:szCs w:val="24"/>
                <w:lang w:val="fr-FR" w:eastAsia="fr-FR" w:bidi="ar-SA"/>
              </w:rPr>
              <w:t>ACDAZ</w:t>
            </w:r>
          </w:p>
        </w:tc>
      </w:tr>
    </w:tbl>
    <w:p>
      <w:pPr>
        <w:pStyle w:val="Titre4"/>
        <w:numPr>
          <w:ilvl w:val="3"/>
          <w:numId w:val="4"/>
        </w:numPr>
        <w:ind w:left="357" w:hanging="357"/>
        <w:rPr>
          <w:rFonts w:ascii="Times New Roman" w:hAnsi="Times New Roman"/>
          <w:sz w:val="24"/>
        </w:rPr>
      </w:pPr>
      <w:bookmarkStart w:id="50" w:name="_Toc183520125"/>
      <w:r>
        <w:rPr/>
        <w:t>Liste : com_mode_circulation</w:t>
      </w:r>
      <w:bookmarkEnd w:id="50"/>
    </w:p>
    <w:p>
      <w:pPr>
        <w:pStyle w:val="Normal"/>
        <w:rPr/>
      </w:pPr>
      <w:r>
        <w:rPr/>
        <w:t xml:space="preserve">Nom : com_mode_circulation </w:t>
      </w:r>
    </w:p>
    <w:tbl>
      <w:tblPr>
        <w:tblW w:w="1390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842"/>
        <w:gridCol w:w="10349"/>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1034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gravitaire</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Gravitaire</w:t>
            </w:r>
          </w:p>
        </w:tc>
        <w:tc>
          <w:tcPr>
            <w:tcW w:w="1034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L'eau s'écoule par l'effet de la pesanteur dans la canalisation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refoulement</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Refoulement</w:t>
            </w:r>
          </w:p>
        </w:tc>
        <w:tc>
          <w:tcPr>
            <w:tcW w:w="1034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L'eau circule sous pression dans la canalisation grâce à un système de pompage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sous_vide</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Sous vide</w:t>
            </w:r>
          </w:p>
        </w:tc>
        <w:tc>
          <w:tcPr>
            <w:tcW w:w="1034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L'eau circule par l'effet de la mise sous vide de la canalisation par une centrale d'aspiration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forcee</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Forcée</w:t>
            </w:r>
          </w:p>
        </w:tc>
        <w:tc>
          <w:tcPr>
            <w:tcW w:w="1034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Canalisation en charge sous l'effet de la gravité</w:t>
            </w:r>
          </w:p>
        </w:tc>
      </w:tr>
    </w:tbl>
    <w:p>
      <w:pPr>
        <w:pStyle w:val="Titre4"/>
        <w:numPr>
          <w:ilvl w:val="3"/>
          <w:numId w:val="4"/>
        </w:numPr>
        <w:ind w:left="357" w:hanging="357"/>
        <w:rPr/>
      </w:pPr>
      <w:bookmarkStart w:id="51" w:name="_Toc183520126"/>
      <w:r>
        <w:rPr/>
        <w:t>Liste : com_mode_lever</w:t>
      </w:r>
      <w:bookmarkEnd w:id="51"/>
    </w:p>
    <w:p>
      <w:pPr>
        <w:pStyle w:val="Normal"/>
        <w:rPr/>
      </w:pPr>
      <w:r>
        <w:rPr/>
        <w:t xml:space="preserve">Nom : com_mode_lever </w:t>
      </w:r>
    </w:p>
    <w:tbl>
      <w:tblPr>
        <w:tblW w:w="8804"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5"/>
        <w:gridCol w:w="2268"/>
        <w:gridCol w:w="4821"/>
      </w:tblGrid>
      <w:tr>
        <w:trPr>
          <w:tblHeader w:val="true"/>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gnss</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GNSS</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GNSS (GPS) standard</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rtk</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GNSS-RTK</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GNSS centimétrique</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station</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Station totale</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Théodolite de lever</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lidar</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Lidar</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Télédétection par laser</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georadar</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Géoradar</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Géoradar</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orthophoto</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Orthophotographie</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Orthophotographie ou photogrammétrie</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manuelle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Saisie manuelle</w:t>
            </w:r>
          </w:p>
        </w:tc>
        <w:tc>
          <w:tcPr>
            <w:tcW w:w="48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Saisie faite à la main : mètre, décamètre…</w:t>
            </w:r>
          </w:p>
        </w:tc>
      </w:tr>
    </w:tbl>
    <w:p>
      <w:pPr>
        <w:pStyle w:val="Titre4"/>
        <w:numPr>
          <w:ilvl w:val="3"/>
          <w:numId w:val="4"/>
        </w:numPr>
        <w:ind w:left="357" w:hanging="357"/>
        <w:rPr/>
      </w:pPr>
      <w:bookmarkStart w:id="52" w:name="_Toc183520127"/>
      <w:r>
        <w:rPr/>
        <w:t>Liste : com_origine</w:t>
      </w:r>
      <w:bookmarkEnd w:id="52"/>
    </w:p>
    <w:p>
      <w:pPr>
        <w:pStyle w:val="Normal"/>
        <w:rPr/>
      </w:pPr>
      <w:r>
        <w:rPr/>
        <w:t xml:space="preserve">Nom : com_origine </w:t>
      </w:r>
    </w:p>
    <w:tbl>
      <w:tblPr>
        <w:tblW w:w="11072"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283"/>
        <w:gridCol w:w="2977"/>
        <w:gridCol w:w="5812"/>
      </w:tblGrid>
      <w:tr>
        <w:trPr>
          <w:tblHeader w:val="true"/>
        </w:trPr>
        <w:tc>
          <w:tcPr>
            <w:tcW w:w="228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recolement_certifie</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Récolement certifié</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Récolement certifié – géomètre</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recolement_ancien</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Récolement ancien</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Récolement sans lever topo ou ancien</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projet_certifie</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Projet vérifié ou certifié</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Plan ou projet réalisé et vérifié</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plan_realisation</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Plan réalisation</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Récolement, plan, projet vérifié mais non lever</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croquis_certifie</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Croquis vérifié</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Croquis/mémoire – fait immédiatement et vérifié</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plan_non_verifie</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Plan non vérifié</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Plan ou projet non vérifié ou connu</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croquis</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Croquis</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Croquis/mémoire – à postériori</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non_fiable</w:t>
            </w:r>
          </w:p>
        </w:tc>
        <w:tc>
          <w:tcPr>
            <w:tcW w:w="297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Source non vérifiée</w:t>
            </w:r>
          </w:p>
        </w:tc>
        <w:tc>
          <w:tcPr>
            <w:tcW w:w="581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Source inconnue et non vérifiée</w:t>
            </w:r>
          </w:p>
        </w:tc>
      </w:tr>
    </w:tbl>
    <w:p>
      <w:pPr>
        <w:pStyle w:val="Titre4"/>
        <w:numPr>
          <w:ilvl w:val="3"/>
          <w:numId w:val="4"/>
        </w:numPr>
        <w:ind w:left="357" w:hanging="357"/>
        <w:rPr/>
      </w:pPr>
      <w:bookmarkStart w:id="53" w:name="_Toc183520128"/>
      <w:r>
        <w:rPr/>
        <w:t>Liste : com_oui_non</w:t>
      </w:r>
      <w:bookmarkEnd w:id="53"/>
    </w:p>
    <w:p>
      <w:pPr>
        <w:pStyle w:val="Normal"/>
        <w:rPr/>
      </w:pPr>
      <w:r>
        <w:rPr/>
        <w:t xml:space="preserve">Nom : com_oui_non </w:t>
      </w:r>
    </w:p>
    <w:tbl>
      <w:tblPr>
        <w:tblW w:w="370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866"/>
        <w:gridCol w:w="1134"/>
        <w:gridCol w:w="1701"/>
      </w:tblGrid>
      <w:tr>
        <w:trPr>
          <w:tblHeader w:val="true"/>
        </w:trPr>
        <w:tc>
          <w:tcPr>
            <w:tcW w:w="86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8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Oui/positif</w:t>
            </w:r>
          </w:p>
        </w:tc>
      </w:tr>
      <w:tr>
        <w:trPr/>
        <w:tc>
          <w:tcPr>
            <w:tcW w:w="8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Non/négatif</w:t>
            </w:r>
          </w:p>
        </w:tc>
      </w:tr>
    </w:tbl>
    <w:p>
      <w:pPr>
        <w:pStyle w:val="Titre4"/>
        <w:numPr>
          <w:ilvl w:val="3"/>
          <w:numId w:val="4"/>
        </w:numPr>
        <w:ind w:left="357" w:hanging="357"/>
        <w:rPr/>
      </w:pPr>
      <w:bookmarkStart w:id="54" w:name="_Toc183520129"/>
      <w:r>
        <w:rPr/>
        <w:t>Liste : com_precision</w:t>
      </w:r>
      <w:bookmarkEnd w:id="54"/>
    </w:p>
    <w:p>
      <w:pPr>
        <w:pStyle w:val="Normal"/>
        <w:rPr/>
      </w:pPr>
      <w:r>
        <w:rPr/>
        <w:t xml:space="preserve">Nom : com_precision </w:t>
      </w:r>
    </w:p>
    <w:tbl>
      <w:tblPr>
        <w:tblW w:w="370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866"/>
        <w:gridCol w:w="1134"/>
        <w:gridCol w:w="1701"/>
      </w:tblGrid>
      <w:tr>
        <w:trPr>
          <w:tblHeader w:val="true"/>
        </w:trPr>
        <w:tc>
          <w:tcPr>
            <w:tcW w:w="86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8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Classe A</w:t>
            </w:r>
          </w:p>
        </w:tc>
      </w:tr>
      <w:tr>
        <w:trPr/>
        <w:tc>
          <w:tcPr>
            <w:tcW w:w="8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Classe B</w:t>
            </w:r>
          </w:p>
        </w:tc>
      </w:tr>
      <w:tr>
        <w:trPr/>
        <w:tc>
          <w:tcPr>
            <w:tcW w:w="8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Classe C</w:t>
            </w:r>
          </w:p>
        </w:tc>
      </w:tr>
    </w:tbl>
    <w:p>
      <w:pPr>
        <w:pStyle w:val="Titre4"/>
        <w:numPr>
          <w:ilvl w:val="3"/>
          <w:numId w:val="4"/>
        </w:numPr>
        <w:ind w:left="357" w:hanging="357"/>
        <w:rPr/>
      </w:pPr>
      <w:bookmarkStart w:id="55" w:name="_Toc183520130"/>
      <w:r>
        <w:rPr/>
        <w:t>Liste : com_raison_pose</w:t>
      </w:r>
      <w:bookmarkEnd w:id="55"/>
    </w:p>
    <w:p>
      <w:pPr>
        <w:pStyle w:val="Normal"/>
        <w:rPr/>
      </w:pPr>
      <w:r>
        <w:rPr/>
        <w:t xml:space="preserve">Nom : com_raison_pose </w:t>
      </w:r>
    </w:p>
    <w:tbl>
      <w:tblPr>
        <w:tblW w:w="1391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282"/>
        <w:gridCol w:w="2695"/>
        <w:gridCol w:w="8934"/>
      </w:tblGrid>
      <w:tr>
        <w:trPr>
          <w:tblHeader w:val="true"/>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269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893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creation</w:t>
            </w:r>
          </w:p>
        </w:tc>
        <w:tc>
          <w:tcPr>
            <w:tcW w:w="269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Création</w:t>
            </w:r>
          </w:p>
        </w:tc>
        <w:tc>
          <w:tcPr>
            <w:tcW w:w="89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Pose d'éléments neufs où il n'en existaient pas (extension réseau, création ouvrage neuf...)</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renouvellement</w:t>
            </w:r>
          </w:p>
        </w:tc>
        <w:tc>
          <w:tcPr>
            <w:tcW w:w="269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Renouvellement</w:t>
            </w:r>
          </w:p>
        </w:tc>
        <w:tc>
          <w:tcPr>
            <w:tcW w:w="89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Renouvellement ou remplacement. Pose d'un élément en lieu et place d'un ancien élément alors abandonné</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rehab_structurante</w:t>
            </w:r>
          </w:p>
        </w:tc>
        <w:tc>
          <w:tcPr>
            <w:tcW w:w="269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Réhabilitation structurante</w:t>
            </w:r>
          </w:p>
        </w:tc>
        <w:tc>
          <w:tcPr>
            <w:tcW w:w="89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Remise en état d'un élément existant sans dépose de celui-ci</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rehab_ponctuelle</w:t>
            </w:r>
          </w:p>
        </w:tc>
        <w:tc>
          <w:tcPr>
            <w:tcW w:w="2695"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Réhabilitation ponctuelle</w:t>
            </w:r>
          </w:p>
        </w:tc>
        <w:tc>
          <w:tcPr>
            <w:tcW w:w="893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Remise en état d'un élément existant sans dépose de celui-ci</w:t>
            </w:r>
          </w:p>
        </w:tc>
      </w:tr>
    </w:tbl>
    <w:p>
      <w:pPr>
        <w:pStyle w:val="Titre4"/>
        <w:numPr>
          <w:ilvl w:val="3"/>
          <w:numId w:val="4"/>
        </w:numPr>
        <w:ind w:left="357" w:hanging="357"/>
        <w:rPr/>
      </w:pPr>
      <w:bookmarkStart w:id="56" w:name="_Toc183520131"/>
      <w:r>
        <w:rPr/>
        <w:t>Liste : com_reference_z</w:t>
      </w:r>
      <w:bookmarkEnd w:id="56"/>
    </w:p>
    <w:p>
      <w:pPr>
        <w:pStyle w:val="Normal"/>
        <w:rPr/>
      </w:pPr>
      <w:r>
        <w:rPr/>
        <w:t xml:space="preserve">Nom : com_reference_z </w:t>
      </w:r>
    </w:p>
    <w:tbl>
      <w:tblPr>
        <w:tblW w:w="11639"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865"/>
        <w:gridCol w:w="2694"/>
        <w:gridCol w:w="8080"/>
      </w:tblGrid>
      <w:tr>
        <w:trPr>
          <w:tblHeader w:val="true"/>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gs</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Génératrice supérieure</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 fictive qui marque le point le plus élevé d’une canalisation ou d’un ouvrage</w:t>
            </w:r>
          </w:p>
        </w:tc>
      </w:tr>
      <w:tr>
        <w:trPr>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gi</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Génératrice inférieure</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 fictive qui marque le point le plus bas d’une canalisation ou d’un ouvrage</w:t>
            </w:r>
          </w:p>
        </w:tc>
      </w:tr>
      <w:tr>
        <w:trPr>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fe</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Fil d'eau</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La partie la plus basse de l’intérieur d’une canalisation ou d'un ouvrage</w:t>
            </w:r>
          </w:p>
        </w:tc>
      </w:tr>
      <w:tr>
        <w:trPr>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voute</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Voûte</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Voûte intérieure ou intrados</w:t>
            </w:r>
          </w:p>
        </w:tc>
      </w:tr>
      <w:tr>
        <w:trPr>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topo</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Topographique</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Mesure du détail des formes d'un terrain</w:t>
            </w:r>
          </w:p>
        </w:tc>
      </w:tr>
      <w:tr>
        <w:trPr>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radier</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Radier</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Radier</w:t>
            </w:r>
          </w:p>
        </w:tc>
      </w:tr>
      <w:tr>
        <w:trPr>
          <w:cantSplit w:val="true"/>
        </w:trPr>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fouille</w:t>
            </w:r>
          </w:p>
        </w:tc>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Fond de fouille</w:t>
            </w:r>
          </w:p>
        </w:tc>
        <w:tc>
          <w:tcPr>
            <w:tcW w:w="80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Fond de fouille</w:t>
            </w:r>
          </w:p>
        </w:tc>
      </w:tr>
    </w:tbl>
    <w:p>
      <w:pPr>
        <w:pStyle w:val="Titre4"/>
        <w:numPr>
          <w:ilvl w:val="3"/>
          <w:numId w:val="4"/>
        </w:numPr>
        <w:ind w:left="357" w:hanging="357"/>
        <w:rPr/>
      </w:pPr>
      <w:bookmarkStart w:id="57" w:name="_Toc183520132"/>
      <w:r>
        <w:rPr/>
        <w:t>Liste : com_revetement_interieur</w:t>
      </w:r>
      <w:bookmarkEnd w:id="57"/>
    </w:p>
    <w:p>
      <w:pPr>
        <w:pStyle w:val="Normal"/>
        <w:rPr/>
      </w:pPr>
      <w:r>
        <w:rPr/>
        <w:t xml:space="preserve">Nom : com_revetement_interieur </w:t>
      </w:r>
    </w:p>
    <w:tbl>
      <w:tblPr>
        <w:tblW w:w="8652"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32"/>
        <w:gridCol w:w="3259"/>
        <w:gridCol w:w="3261"/>
      </w:tblGrid>
      <w:tr>
        <w:trPr>
          <w:tblHeader w:val="true"/>
        </w:trPr>
        <w:tc>
          <w:tcPr>
            <w:tcW w:w="213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gaine_pet</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pet</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polyéthylène</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feutre_epoxy</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époxy</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époxy</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feutre_polyester</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polyester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polyester</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feutre_pur</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polyuréthane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polyuréthane</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feutre_vinylester</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vinylester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feutre vinylester</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fibre_epoxy</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époxy</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époxy</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fibre_polyester</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polyester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polyester</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fibre_pur</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polyuréthane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polyuréthane</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fibre_vinylester</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vinylester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Gaine fibre de verre vinylester</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mortier_ciment</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Mortier de ciment</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Mortier de ciment</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peinture_bitumineuse</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 bitumineuse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 bitumineuse</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peinture_epoxy</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 intérieure époxy</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 intérieure époxy</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peinture_pu</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 intérieure polyuréthane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Peinture intérieure polyuréthane</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projection_beton</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Projection Béton</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Projection béton</w:t>
            </w:r>
          </w:p>
        </w:tc>
      </w:tr>
      <w:tr>
        <w:trPr/>
        <w:tc>
          <w:tcPr>
            <w:tcW w:w="213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projection_epoxy</w:t>
            </w:r>
          </w:p>
        </w:tc>
        <w:tc>
          <w:tcPr>
            <w:tcW w:w="32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Projection époxy</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Projection époxy</w:t>
            </w:r>
          </w:p>
        </w:tc>
      </w:tr>
    </w:tbl>
    <w:p>
      <w:pPr>
        <w:pStyle w:val="Titre4"/>
        <w:numPr>
          <w:ilvl w:val="3"/>
          <w:numId w:val="4"/>
        </w:numPr>
        <w:ind w:left="357" w:hanging="357"/>
        <w:rPr/>
      </w:pPr>
      <w:bookmarkStart w:id="58" w:name="_Toc183520133"/>
      <w:r>
        <w:rPr/>
        <w:t>Liste : com_type_acces</w:t>
      </w:r>
      <w:bookmarkEnd w:id="58"/>
    </w:p>
    <w:p>
      <w:pPr>
        <w:pStyle w:val="Normal"/>
        <w:rPr/>
      </w:pPr>
      <w:r>
        <w:rPr/>
        <w:t xml:space="preserve">Nom : com_type_acces </w:t>
      </w:r>
    </w:p>
    <w:tbl>
      <w:tblPr>
        <w:tblW w:w="11214"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283"/>
        <w:gridCol w:w="2410"/>
        <w:gridCol w:w="6521"/>
      </w:tblGrid>
      <w:tr>
        <w:trPr>
          <w:tblHeader w:val="true"/>
        </w:trPr>
        <w:tc>
          <w:tcPr>
            <w:tcW w:w="228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652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libre</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Libre</w:t>
            </w:r>
          </w:p>
        </w:tc>
        <w:tc>
          <w:tcPr>
            <w:tcW w:w="65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Accès libre</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restreint</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Restreint</w:t>
            </w:r>
          </w:p>
        </w:tc>
        <w:tc>
          <w:tcPr>
            <w:tcW w:w="65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Accès aux personnels habilités</w:t>
            </w:r>
          </w:p>
        </w:tc>
      </w:tr>
      <w:tr>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sous_autorisation</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Sous autorisation</w:t>
            </w:r>
          </w:p>
        </w:tc>
        <w:tc>
          <w:tcPr>
            <w:tcW w:w="652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Accès aux seuls personnels habilités et autorisés</w:t>
            </w:r>
          </w:p>
        </w:tc>
      </w:tr>
    </w:tbl>
    <w:p>
      <w:pPr>
        <w:pStyle w:val="Titre4"/>
        <w:numPr>
          <w:ilvl w:val="3"/>
          <w:numId w:val="4"/>
        </w:numPr>
        <w:ind w:left="357" w:hanging="357"/>
        <w:rPr/>
      </w:pPr>
      <w:bookmarkStart w:id="59" w:name="_Toc183520134"/>
      <w:r>
        <w:rPr/>
        <w:t>Liste : com_type_affleurant</w:t>
      </w:r>
      <w:bookmarkEnd w:id="59"/>
    </w:p>
    <w:p>
      <w:pPr>
        <w:pStyle w:val="Normal"/>
        <w:rPr/>
      </w:pPr>
      <w:r>
        <w:rPr/>
        <w:t xml:space="preserve">Nom : com_type_affleurant </w:t>
      </w:r>
    </w:p>
    <w:tbl>
      <w:tblPr>
        <w:tblW w:w="11214"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999"/>
        <w:gridCol w:w="2126"/>
        <w:gridCol w:w="7089"/>
      </w:tblGrid>
      <w:tr>
        <w:trPr>
          <w:tblHeader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avaloir</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Avaloir (01)</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Avaloir, code PCRS 01</w:t>
            </w:r>
          </w:p>
        </w:tc>
      </w:tr>
      <w:tr>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tampon</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Tampon (03)</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Fermeture ronde ou carrée, d'un seul tenant, code PCRS 03</w:t>
            </w:r>
          </w:p>
        </w:tc>
      </w:tr>
      <w:tr>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tampon_ajoure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Tampon ajouré (03)</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Tampon muni d'ouverture, code PCRS 03</w:t>
            </w:r>
          </w:p>
        </w:tc>
      </w:tr>
      <w:tr>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plaque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Plaque (03)</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Plusieurs parties triangulaire ou rectangulaires, code PCRS 03</w:t>
            </w:r>
          </w:p>
        </w:tc>
      </w:tr>
      <w:tr>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bouche_cle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Bouche à clé (04)</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Permet de manœuvrer un équipement en dessous, code PCRS 04</w:t>
            </w:r>
          </w:p>
        </w:tc>
      </w:tr>
      <w:tr>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branchement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Branchement (04)</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Affleurant sur branchement, code PCRS 04</w:t>
            </w:r>
          </w:p>
        </w:tc>
      </w:tr>
      <w:tr>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engouffrement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Engouffrement</w:t>
            </w:r>
          </w:p>
        </w:tc>
        <w:tc>
          <w:tcPr>
            <w:tcW w:w="708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Elément de surface pour pluvial (terme générique, sans distinction)</w:t>
            </w:r>
          </w:p>
        </w:tc>
      </w:tr>
    </w:tbl>
    <w:p>
      <w:pPr>
        <w:pStyle w:val="Titre4"/>
        <w:numPr>
          <w:ilvl w:val="3"/>
          <w:numId w:val="4"/>
        </w:numPr>
        <w:ind w:left="357" w:hanging="357"/>
        <w:rPr/>
      </w:pPr>
      <w:bookmarkStart w:id="60" w:name="_Toc183520135"/>
      <w:r>
        <w:rPr/>
        <w:t>Liste : com_type_perimetre</w:t>
      </w:r>
      <w:bookmarkEnd w:id="60"/>
    </w:p>
    <w:p>
      <w:pPr>
        <w:pStyle w:val="Normal"/>
        <w:rPr/>
      </w:pPr>
      <w:r>
        <w:rPr/>
        <w:t xml:space="preserve">Nom : com_type_perimetre </w:t>
      </w:r>
    </w:p>
    <w:tbl>
      <w:tblPr>
        <w:tblW w:w="1149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700"/>
        <w:gridCol w:w="8081"/>
      </w:tblGrid>
      <w:tr>
        <w:trPr>
          <w:tblHeader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cloture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Clôture</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Périmètre clôturée (clôture, barrière, mur, muret...) délimitant un site</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enceinte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Enceinte</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Périmètre clos mais pas par une clôture</w:t>
            </w:r>
          </w:p>
        </w:tc>
      </w:tr>
      <w:tr>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administrative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Administrative</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Périmètre déterminé par acte administratif : acte de vente, parcelle, convention…</w:t>
            </w:r>
          </w:p>
        </w:tc>
      </w:tr>
    </w:tbl>
    <w:p>
      <w:pPr>
        <w:pStyle w:val="Titre4"/>
        <w:numPr>
          <w:ilvl w:val="3"/>
          <w:numId w:val="4"/>
        </w:numPr>
        <w:ind w:left="357" w:hanging="357"/>
        <w:rPr/>
      </w:pPr>
      <w:bookmarkStart w:id="61" w:name="_Toc183520136"/>
      <w:r>
        <w:rPr/>
        <w:t>Liste : com_type_pluviometre</w:t>
      </w:r>
      <w:bookmarkEnd w:id="61"/>
    </w:p>
    <w:p>
      <w:pPr>
        <w:pStyle w:val="Normal"/>
        <w:rPr/>
      </w:pPr>
      <w:r>
        <w:rPr/>
        <w:t xml:space="preserve">Nom : com_type_pluviometre </w:t>
      </w:r>
    </w:p>
    <w:tbl>
      <w:tblPr>
        <w:tblW w:w="738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1560"/>
        <w:gridCol w:w="4394"/>
      </w:tblGrid>
      <w:tr>
        <w:trPr>
          <w:tblHeader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439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cylindre</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Cylindre gradué</w:t>
            </w:r>
          </w:p>
        </w:tc>
        <w:tc>
          <w:tcPr>
            <w:tcW w:w="439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Mesure par lecture direct sur le pluviomètre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auget</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 auget</w:t>
            </w:r>
          </w:p>
        </w:tc>
        <w:tc>
          <w:tcPr>
            <w:tcW w:w="439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Mesure par auget basculant</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balance</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 balance</w:t>
            </w:r>
          </w:p>
        </w:tc>
        <w:tc>
          <w:tcPr>
            <w:tcW w:w="439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Mesure par récipient relié à une balance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optique</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Optique</w:t>
            </w:r>
          </w:p>
        </w:tc>
        <w:tc>
          <w:tcPr>
            <w:tcW w:w="4394"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Lecture par capteur optique</w:t>
            </w:r>
          </w:p>
        </w:tc>
      </w:tr>
    </w:tbl>
    <w:p>
      <w:pPr>
        <w:pStyle w:val="Titre4"/>
        <w:numPr>
          <w:ilvl w:val="3"/>
          <w:numId w:val="4"/>
        </w:numPr>
        <w:ind w:left="357" w:hanging="357"/>
        <w:rPr/>
      </w:pPr>
      <w:bookmarkStart w:id="62" w:name="_Toc183520137"/>
      <w:r>
        <w:rPr/>
        <w:t>Liste : com_type_pose</w:t>
      </w:r>
      <w:bookmarkEnd w:id="62"/>
    </w:p>
    <w:p>
      <w:pPr>
        <w:pStyle w:val="Normal"/>
        <w:rPr/>
      </w:pPr>
      <w:r>
        <w:rPr/>
        <w:t xml:space="preserve">Nom : com_type_pose </w:t>
      </w:r>
    </w:p>
    <w:tbl>
      <w:tblPr>
        <w:tblW w:w="14190"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566"/>
        <w:gridCol w:w="2552"/>
        <w:gridCol w:w="9072"/>
      </w:tblGrid>
      <w:tr>
        <w:trPr>
          <w:tblHeader w:val="true"/>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tranchee_ouverte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Tranchée ouverte</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Pose en fouille ouverte</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fusee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Fusée pneumatique</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Marteau pneumatique frappe à l'intérieur d'un cylindre creux et le fait avancer,</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tunnelier</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Tunnelier (micro)</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Abattage du terrain est réalisé en tête, par un microtunnelier derrière lequel sont assemblé les tubes qui constituent le tunnel</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forage_dirige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Fonçage-forage dirigé</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Train de tubes creux est enfoncé dans le sol à l'aide d'un marteau pneumatique (ou de vérins)</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pousse_tube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Direct pipe (pousse-tube)</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Tube acier est poussé dans lequel une tarière assure l'excavation et une vis sans fin l'évacuation des délais</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eclatement</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Eclatement</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Eclateur est soit tiré soit poussé et peut être précédé d'un outil de coupe adapté pour certains matériaux</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extraction</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Tirage (extraction)</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Extraction par traction consiste à introduire un câble dans la conduite jusqu'à une tête de tirage sur laquelle est arrimée la nouvelle conduite</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decoupe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Tirage (découpe)</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Un outil de coupe est tiré par un câble dans l'ancien branchement et est suivi de la nouvelle canalisation</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tubage_continu</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 continu</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Introduction d'une nouvelle conduite sans joint dans l'ancienne qui sert de fourreau</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tubage_court</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 court</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 réalisé à l'aide de tuyaux courts assemblés un à un pendant l'insertion</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enroulement_helicoidal</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Enroulement hélicoïdal</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 avec une bande profilée enroulée en spirale pour former un tuyau continu après installation.</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chemisage_continu</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Chemisage continu</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 réalisé avec une chemise souple imprégnée d'une résine thermodurcissable produisant un tuyau après polymérisation de la résine.</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chemisage_partiel</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Chemisage partiel</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 réalisé avec une chemise souple imprégnée d'une résine thermodurcissable produisant un tuyau après polymérisation de la résine.</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injection_resine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Injection résine</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Colmatage d'une fuite au niveau d'une fissure, d'un assemblage ou d'un branchement par injection de résine ou de coulis, avec ou sans l'aide d'un manchon.</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injection_coulis</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Injection coulis</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Tubage obtenu par injection de coulis de ciment structurant dans l'espace annulaire d'un coffrage plastique interne définitivement ancré au coulis.</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reparation_directe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Réparation directe</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Application manuelle par un humain d'un matériau hydraulique ou polymère, avec ou sans renfort, directement sur le surface interne du collecteur d'accueil et/ou d'un regard de visite</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reparation_robot</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Réparation par robot (fraisage-talochage)</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Application manuelle ou mécanique (à l'aide d'un robot, par exemple) d'un matériau hydraulique ou polymère, avec ou sans renfort, directement sur le surface interne du collecteur d'accueil et/ou d'un regard de visite</w:t>
            </w:r>
          </w:p>
        </w:tc>
      </w:tr>
      <w:tr>
        <w:trPr>
          <w:cantSplit w:val="true"/>
        </w:trPr>
        <w:tc>
          <w:tcPr>
            <w:tcW w:w="2566"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revetement_projete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Revêtement projeté</w:t>
            </w:r>
          </w:p>
        </w:tc>
        <w:tc>
          <w:tcPr>
            <w:tcW w:w="9072"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Application manuelle ou mécanique (à l'aide d'un robot, par exemple) d'un matériau hydraulique ou polymère, avec ou sans renfort, directement sur le surface interne du collecteur d'accueil et/ou d'un regard de visite</w:t>
            </w:r>
          </w:p>
        </w:tc>
      </w:tr>
    </w:tbl>
    <w:p>
      <w:pPr>
        <w:pStyle w:val="Titre4"/>
        <w:numPr>
          <w:ilvl w:val="3"/>
          <w:numId w:val="4"/>
        </w:numPr>
        <w:ind w:left="357" w:hanging="357"/>
        <w:rPr/>
      </w:pPr>
      <w:bookmarkStart w:id="63" w:name="_Toc183520138"/>
      <w:r>
        <w:rPr/>
        <w:t>Liste : com_type_protection</w:t>
      </w:r>
      <w:bookmarkEnd w:id="63"/>
    </w:p>
    <w:p>
      <w:pPr>
        <w:pStyle w:val="Normal"/>
        <w:rPr/>
      </w:pPr>
      <w:r>
        <w:rPr/>
        <w:t xml:space="preserve">Nom : com_type_protection </w:t>
      </w:r>
    </w:p>
    <w:tbl>
      <w:tblPr>
        <w:tblW w:w="7670"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148"/>
        <w:gridCol w:w="1277"/>
        <w:gridCol w:w="5245"/>
      </w:tblGrid>
      <w:tr>
        <w:trPr>
          <w:tblHeader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Code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w:t>
            </w:r>
          </w:p>
        </w:tc>
        <w:tc>
          <w:tcPr>
            <w:tcW w:w="52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Description</w:t>
            </w:r>
          </w:p>
        </w:tc>
      </w:tr>
      <w:tr>
        <w:trPr/>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fourreau</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Fourreau</w:t>
            </w:r>
          </w:p>
        </w:tc>
        <w:tc>
          <w:tcPr>
            <w:tcW w:w="52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Enveloppe de protection</w:t>
            </w:r>
          </w:p>
        </w:tc>
      </w:tr>
      <w:tr>
        <w:trPr/>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galerie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Galerie</w:t>
            </w:r>
          </w:p>
        </w:tc>
        <w:tc>
          <w:tcPr>
            <w:tcW w:w="52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Ouvrage permettant le passage de plusieurs éléments</w:t>
            </w:r>
          </w:p>
        </w:tc>
      </w:tr>
      <w:tr>
        <w:trPr/>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coffrage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Coffrage</w:t>
            </w:r>
          </w:p>
        </w:tc>
        <w:tc>
          <w:tcPr>
            <w:tcW w:w="52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Elément coulé ou monté sur place pour protection</w:t>
            </w:r>
          </w:p>
        </w:tc>
      </w:tr>
    </w:tbl>
    <w:p>
      <w:pPr>
        <w:pStyle w:val="Titre4"/>
        <w:numPr>
          <w:ilvl w:val="3"/>
          <w:numId w:val="4"/>
        </w:numPr>
        <w:ind w:left="357" w:hanging="357"/>
        <w:rPr/>
      </w:pPr>
      <w:bookmarkStart w:id="64" w:name="_Toc183520139"/>
      <w:r>
        <w:rPr/>
        <w:t>Liste : com_type_reseau</w:t>
      </w:r>
      <w:bookmarkEnd w:id="64"/>
    </w:p>
    <w:p>
      <w:pPr>
        <w:pStyle w:val="Normal"/>
        <w:rPr/>
      </w:pPr>
      <w:r>
        <w:rPr/>
        <w:t xml:space="preserve">Nom : com_type_reseau </w:t>
      </w:r>
    </w:p>
    <w:tbl>
      <w:tblPr>
        <w:tblW w:w="4835"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290"/>
        <w:gridCol w:w="1701"/>
        <w:gridCol w:w="1844"/>
      </w:tblGrid>
      <w:tr>
        <w:trPr>
          <w:tblHeader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Code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w:t>
            </w:r>
          </w:p>
        </w:tc>
        <w:tc>
          <w:tcPr>
            <w:tcW w:w="18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Description</w:t>
            </w:r>
          </w:p>
        </w:tc>
      </w:tr>
      <w:tr>
        <w:trPr/>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Eau potable</w:t>
            </w:r>
          </w:p>
        </w:tc>
        <w:tc>
          <w:tcPr>
            <w:tcW w:w="18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Eau potable</w:t>
            </w:r>
          </w:p>
        </w:tc>
      </w:tr>
      <w:tr>
        <w:trPr/>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assaep</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Eaux pluviales</w:t>
            </w:r>
          </w:p>
        </w:tc>
        <w:tc>
          <w:tcPr>
            <w:tcW w:w="18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Eaux pluviales</w:t>
            </w:r>
          </w:p>
        </w:tc>
      </w:tr>
      <w:tr>
        <w:trPr/>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ince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Incendie</w:t>
            </w:r>
          </w:p>
        </w:tc>
        <w:tc>
          <w:tcPr>
            <w:tcW w:w="18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Incendie</w:t>
            </w:r>
          </w:p>
        </w:tc>
      </w:tr>
      <w:tr>
        <w:trPr/>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assaeu</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Eaux usées</w:t>
            </w:r>
          </w:p>
        </w:tc>
        <w:tc>
          <w:tcPr>
            <w:tcW w:w="18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Eaux usées</w:t>
            </w:r>
          </w:p>
        </w:tc>
      </w:tr>
      <w:tr>
        <w:trPr/>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assaru</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Réseau unitaire</w:t>
            </w:r>
          </w:p>
        </w:tc>
        <w:tc>
          <w:tcPr>
            <w:tcW w:w="18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Réseau unitaire</w:t>
            </w:r>
          </w:p>
        </w:tc>
      </w:tr>
    </w:tbl>
    <w:p>
      <w:pPr>
        <w:pStyle w:val="Titre4"/>
        <w:numPr>
          <w:ilvl w:val="3"/>
          <w:numId w:val="4"/>
        </w:numPr>
        <w:ind w:left="357" w:hanging="357"/>
        <w:rPr/>
      </w:pPr>
      <w:bookmarkStart w:id="65" w:name="_Toc183520140"/>
      <w:r>
        <w:rPr/>
        <w:t>Liste : com_type_usager</w:t>
      </w:r>
      <w:bookmarkEnd w:id="65"/>
    </w:p>
    <w:p>
      <w:pPr>
        <w:pStyle w:val="Normal"/>
        <w:rPr/>
      </w:pPr>
      <w:r>
        <w:rPr/>
        <w:t xml:space="preserve">Nom : com_type_usager </w:t>
      </w:r>
    </w:p>
    <w:tbl>
      <w:tblPr>
        <w:tblW w:w="9229"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1559"/>
        <w:gridCol w:w="6237"/>
      </w:tblGrid>
      <w:tr>
        <w:trPr>
          <w:tblHeader w:val="true"/>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Code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domestique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Domestique</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Branchement d'un habitat particulier ou d'un habitat collectif</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industriel</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Industriel</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Bâtiment industriel (usine...)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commercial</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Commercial</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Bâtiment essentiellement commercial (supermarché...)</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tertiaire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Tertiaire</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Bâtiment d'activité essentiellement tertiaire (bureaux...)</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medical</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Médical</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Unité médicale ou paramédicale (hôpital, centre dialyse...)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mixte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Mixte</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ntenudetableau"/>
              <w:widowControl w:val="false"/>
              <w:spacing w:before="0" w:after="60"/>
              <w:rPr/>
            </w:pPr>
            <w:r>
              <w:rPr/>
              <w:t>Plusieurs autres types en même temps</w:t>
            </w:r>
          </w:p>
        </w:tc>
      </w:tr>
    </w:tbl>
    <w:p>
      <w:pPr>
        <w:pStyle w:val="Normal"/>
        <w:rPr/>
      </w:pPr>
      <w:r>
        <w:rPr/>
      </w:r>
      <w:r>
        <w:br w:type="page"/>
      </w:r>
    </w:p>
    <w:p>
      <w:pPr>
        <w:pStyle w:val="Titre2"/>
        <w:numPr>
          <w:ilvl w:val="1"/>
          <w:numId w:val="4"/>
        </w:numPr>
        <w:spacing w:before="0" w:after="120"/>
        <w:rPr/>
      </w:pPr>
      <w:bookmarkStart w:id="66" w:name="_Toc183520141"/>
      <w:r>
        <w:rPr/>
        <w:t>Catalogue d’objets eau</w:t>
      </w:r>
      <w:bookmarkEnd w:id="66"/>
    </w:p>
    <w:p>
      <w:pPr>
        <w:pStyle w:val="Titre3"/>
        <w:numPr>
          <w:ilvl w:val="2"/>
          <w:numId w:val="4"/>
        </w:numPr>
        <w:rPr/>
      </w:pPr>
      <w:bookmarkStart w:id="67" w:name="_Toc183520142"/>
      <w:r>
        <w:rPr/>
        <w:t>Classe d’objets eau</w:t>
      </w:r>
      <w:bookmarkEnd w:id="67"/>
    </w:p>
    <w:p>
      <w:pPr>
        <w:pStyle w:val="Titre4"/>
        <w:numPr>
          <w:ilvl w:val="3"/>
          <w:numId w:val="4"/>
        </w:numPr>
        <w:ind w:left="357" w:hanging="357"/>
        <w:rPr>
          <w:rFonts w:ascii="Times New Roman" w:hAnsi="Times New Roman"/>
          <w:sz w:val="24"/>
        </w:rPr>
      </w:pPr>
      <w:bookmarkStart w:id="68" w:name="_Toc183520143"/>
      <w:r>
        <w:rPr/>
        <w:t>Élément : Affleurant AEP</w:t>
      </w:r>
      <w:bookmarkEnd w:id="68"/>
    </w:p>
    <w:tbl>
      <w:tblPr>
        <w:tblW w:w="7373"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4678"/>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aep_affleurant</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Affleurant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Objet visible depuis la surface, au niveau du sol</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Par attributs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52"/>
        <w:gridCol w:w="1496"/>
        <w:gridCol w:w="5002"/>
        <w:gridCol w:w="1004"/>
        <w:gridCol w:w="1690"/>
        <w:gridCol w:w="1032"/>
        <w:gridCol w:w="1037"/>
        <w:gridCol w:w="980"/>
      </w:tblGrid>
      <w:tr>
        <w:trPr>
          <w:tblHeader w:val="true"/>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Alias</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Définition</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Type de valeur</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possibles</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Valeurs nulles</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Nom RAEPA</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TH"/>
              <w:widowControl w:val="false"/>
              <w:spacing w:before="0" w:after="60"/>
              <w:rPr/>
            </w:pPr>
            <w:r>
              <w:rPr/>
              <w:t>Réglementaire</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id_aep_affleurant</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affleurant</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l'affleurant d'AEP: clé primaire</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type_affleurant</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affleurant</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d'affleurant, à savoir par exemple bouche à clé, tampon, engouffrement, etc. (Cf. liste de valeurs)</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com_type_affleurant</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id_affleurant_pcrs</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affleurant PCRS</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vers la table des affleurants du géostandard PCRS</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id_emprise</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emprise</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la super-entité "Emprise" (modélisant tout élément surfacique)</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emprise</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nœud réseau</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la super-entité "Nœud réseau" (modélisant tout élément ponctuel)</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noeud_reseau</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canalisation</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la super-entité "Canalisation" (modélisant tout élément linéaire)</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canalisation</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69" w:name="_Toc183520144"/>
      <w:r>
        <w:rPr/>
        <w:t>Élément : Appareillage AEP</w:t>
      </w:r>
      <w:bookmarkEnd w:id="69"/>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053"/>
        <w:gridCol w:w="11941"/>
      </w:tblGrid>
      <w:tr>
        <w:trPr>
          <w:cantSplit w:val="true"/>
        </w:trPr>
        <w:tc>
          <w:tcPr>
            <w:tcW w:w="20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9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aep_appareillage</w:t>
            </w:r>
          </w:p>
        </w:tc>
      </w:tr>
      <w:tr>
        <w:trPr>
          <w:cantSplit w:val="true"/>
        </w:trPr>
        <w:tc>
          <w:tcPr>
            <w:tcW w:w="20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9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Appareillage AEP</w:t>
            </w:r>
          </w:p>
        </w:tc>
      </w:tr>
      <w:tr>
        <w:trPr>
          <w:cantSplit w:val="true"/>
        </w:trPr>
        <w:tc>
          <w:tcPr>
            <w:tcW w:w="20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9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ou le cas échéant directement de l’entité canalisation de réseau. Contraintes topologiques portées par l'entité mère.</w:t>
            </w:r>
          </w:p>
        </w:tc>
      </w:tr>
      <w:tr>
        <w:trPr>
          <w:cantSplit w:val="true"/>
        </w:trPr>
        <w:tc>
          <w:tcPr>
            <w:tcW w:w="20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9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Equipement divers sur le réseau d'eau potable non pris en compte dans les autres classes d'entités</w:t>
            </w:r>
          </w:p>
        </w:tc>
      </w:tr>
      <w:tr>
        <w:trPr>
          <w:cantSplit w:val="true"/>
        </w:trPr>
        <w:tc>
          <w:tcPr>
            <w:tcW w:w="20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9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  </w:t>
            </w:r>
          </w:p>
        </w:tc>
      </w:tr>
      <w:tr>
        <w:trPr>
          <w:cantSplit w:val="true"/>
        </w:trPr>
        <w:tc>
          <w:tcPr>
            <w:tcW w:w="20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9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id_noeud_reseau (0,1)</w:t>
            </w:r>
          </w:p>
          <w:p>
            <w:pPr>
              <w:pStyle w:val="Normal"/>
              <w:widowControl w:val="false"/>
              <w:spacing w:before="0" w:after="60"/>
              <w:rPr/>
            </w:pPr>
            <w:r>
              <w:rPr/>
              <w:t>id_aep_canalisation_reseau (0,1)</w:t>
            </w:r>
          </w:p>
        </w:tc>
      </w:tr>
      <w:tr>
        <w:trPr>
          <w:cantSplit w:val="true"/>
        </w:trPr>
        <w:tc>
          <w:tcPr>
            <w:tcW w:w="20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9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22"/>
        <w:gridCol w:w="1327"/>
        <w:gridCol w:w="5270"/>
        <w:gridCol w:w="1022"/>
        <w:gridCol w:w="1766"/>
        <w:gridCol w:w="1047"/>
        <w:gridCol w:w="1044"/>
        <w:gridCol w:w="995"/>
      </w:tblGrid>
      <w:tr>
        <w:trPr>
          <w:tblHeader w:val="true"/>
          <w:cantSplit w:val="true"/>
        </w:trPr>
        <w:tc>
          <w:tcPr>
            <w:tcW w:w="15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2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id_aep_appareillage</w:t>
            </w:r>
          </w:p>
        </w:tc>
        <w:tc>
          <w:tcPr>
            <w:tcW w:w="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appareillage</w:t>
            </w:r>
          </w:p>
        </w:tc>
        <w:tc>
          <w:tcPr>
            <w:tcW w:w="52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l'appareillage d'AEP, hérité ou propre à l'objet géomatique</w:t>
            </w:r>
          </w:p>
        </w:tc>
        <w:tc>
          <w:tcPr>
            <w:tcW w:w="10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type_appareillage</w:t>
            </w:r>
          </w:p>
        </w:tc>
        <w:tc>
          <w:tcPr>
            <w:tcW w:w="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appareillage</w:t>
            </w:r>
          </w:p>
        </w:tc>
        <w:tc>
          <w:tcPr>
            <w:tcW w:w="52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l'appareillage, à savoir ventouse, disconnecteur, filtre / boîte à boues, chasse, etc. (Cf. liste de valeurs)</w:t>
            </w:r>
          </w:p>
        </w:tc>
        <w:tc>
          <w:tcPr>
            <w:tcW w:w="10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aep_type_appareillage</w:t>
            </w:r>
          </w:p>
        </w:tc>
        <w:tc>
          <w:tcPr>
            <w:tcW w:w="1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diametre</w:t>
            </w:r>
          </w:p>
        </w:tc>
        <w:tc>
          <w:tcPr>
            <w:tcW w:w="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Diamètre (mm)</w:t>
            </w:r>
          </w:p>
        </w:tc>
        <w:tc>
          <w:tcPr>
            <w:tcW w:w="52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Diamètre de l'appareillage en millimètres</w:t>
            </w:r>
          </w:p>
        </w:tc>
        <w:tc>
          <w:tcPr>
            <w:tcW w:w="10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2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l'appareillage</w:t>
            </w:r>
          </w:p>
        </w:tc>
        <w:tc>
          <w:tcPr>
            <w:tcW w:w="10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70" w:name="_Toc183520145"/>
      <w:r>
        <w:rPr/>
        <w:t>Élément : Canalisation branchement AEP</w:t>
      </w:r>
      <w:bookmarkEnd w:id="70"/>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03"/>
        <w:gridCol w:w="12491"/>
      </w:tblGrid>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aep_branchement</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Canalisation branchement AEP</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l'AEP. Contraintes topologiques portées par l'entité mère. Entité (fille) connectée en son extrémité amont à un objet "Raccordement AEP" et en son extrémité aval à un objet "Point livraison AEP".</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Conduite et accessoires mis en œuvre pour amener l’eau du réseau de desserte jusqu’au point de livraison de l’eau à l’usager abonné, à l’exception des conduites et accessoires privés des immeubles collectifs. </w:t>
            </w:r>
            <w:r>
              <w:rPr>
                <w:rStyle w:val="Accentuation"/>
              </w:rPr>
              <w:t>(Norme Française NF P 15-900-4 (2002) - Services publics locaux - Lignes directrices pour les activités de service dans l’alimentation en eau potable et dans l’assainissement - Partie 4 : Gestion d’un système d’alimentation en eau potable)</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l'AEP. Contraintes topologiques portées par l'entité mère. Entité (fille) connectée en son extrémité amont à un objet "Raccordement AEP" et en son extrémité aval à un objet "Point livraison AEP".</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id_canalisation (1,1)</w:t>
            </w:r>
          </w:p>
          <w:p>
            <w:pPr>
              <w:pStyle w:val="Normal"/>
              <w:widowControl w:val="false"/>
              <w:spacing w:before="0" w:after="0"/>
              <w:rPr/>
            </w:pPr>
            <w:r>
              <w:rPr/>
              <w:t>id_aep_point_livraison (1,1)</w:t>
            </w:r>
          </w:p>
          <w:p>
            <w:pPr>
              <w:pStyle w:val="Normal"/>
              <w:widowControl w:val="false"/>
              <w:spacing w:before="0" w:after="0"/>
              <w:rPr/>
            </w:pPr>
            <w:r>
              <w:rPr/>
              <w:t>id_aep_raccordement (1,1)</w:t>
            </w:r>
          </w:p>
        </w:tc>
      </w:tr>
      <w:tr>
        <w:trPr>
          <w:trHeight w:val="50" w:hRule="atLeast"/>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85"/>
        <w:gridCol w:w="1551"/>
        <w:gridCol w:w="5749"/>
        <w:gridCol w:w="870"/>
        <w:gridCol w:w="1513"/>
        <w:gridCol w:w="917"/>
        <w:gridCol w:w="963"/>
        <w:gridCol w:w="845"/>
      </w:tblGrid>
      <w:tr>
        <w:trPr>
          <w:tblHeader w:val="true"/>
          <w:cantSplit w:val="true"/>
        </w:trPr>
        <w:tc>
          <w:tcPr>
            <w:tcW w:w="15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7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5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6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id_aep_branchement</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canalisation de branchement</w:t>
            </w:r>
          </w:p>
        </w:tc>
        <w:tc>
          <w:tcPr>
            <w:tcW w:w="57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canalisation de branchement d'AEP, hérité ou propre à l'objet géomatique</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r>
        <w:trPr>
          <w:cantSplit w:val="true"/>
        </w:trPr>
        <w:tc>
          <w:tcPr>
            <w:tcW w:w="15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fonction_branchement</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canalisation</w:t>
            </w:r>
          </w:p>
        </w:tc>
        <w:tc>
          <w:tcPr>
            <w:tcW w:w="57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de la canalisation de branchement, à savoir incendie, usager, purge ou vidange, etc. (Cf. liste de valeurs)</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aep_fonction_branchement</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contenu_canalisation</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canalisation</w:t>
            </w:r>
          </w:p>
        </w:tc>
        <w:tc>
          <w:tcPr>
            <w:tcW w:w="57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de la canalisation de branchement, à savoir nature théorique des eaux véhiculées par la canalisation, à savoir eau brute, eau potable, eau industrielle, etc. (Cf. liste de valeurs)</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aep_contenu_canalisation</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contCanAE</w:t>
            </w:r>
          </w:p>
        </w:tc>
        <w:tc>
          <w:tcPr>
            <w:tcW w:w="8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cote_debut</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début (m NGF)</w:t>
            </w:r>
          </w:p>
        </w:tc>
        <w:tc>
          <w:tcPr>
            <w:tcW w:w="57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de la génératrice supérieure de la canalisation de branchement, en son extrémité de début, en mètres NGF</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5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5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cote_fin</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fin (m NGF)</w:t>
            </w:r>
          </w:p>
        </w:tc>
        <w:tc>
          <w:tcPr>
            <w:tcW w:w="57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de la génératrice supérieure de la canalisation de branchement, en son extrémité de fin, en mètres NGF</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5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bl>
    <w:p>
      <w:pPr>
        <w:pStyle w:val="Titre4"/>
        <w:numPr>
          <w:ilvl w:val="3"/>
          <w:numId w:val="4"/>
        </w:numPr>
        <w:ind w:left="357" w:hanging="357"/>
        <w:rPr>
          <w:sz w:val="24"/>
          <w:szCs w:val="24"/>
        </w:rPr>
      </w:pPr>
      <w:bookmarkStart w:id="71" w:name="_Toc183520146"/>
      <w:r>
        <w:rPr/>
        <w:t>Élément : Canalisation réseau AEP</w:t>
      </w:r>
      <w:bookmarkEnd w:id="71"/>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38"/>
        <w:gridCol w:w="12356"/>
      </w:tblGrid>
      <w:tr>
        <w:trPr>
          <w:cantSplit w:val="true"/>
        </w:trPr>
        <w:tc>
          <w:tcPr>
            <w:tcW w:w="16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3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aep_canalisation</w:t>
            </w:r>
          </w:p>
        </w:tc>
      </w:tr>
      <w:tr>
        <w:trPr>
          <w:cantSplit w:val="true"/>
        </w:trPr>
        <w:tc>
          <w:tcPr>
            <w:tcW w:w="16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3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Canalisation réseau AEP</w:t>
            </w:r>
          </w:p>
        </w:tc>
      </w:tr>
      <w:tr>
        <w:trPr>
          <w:cantSplit w:val="true"/>
        </w:trPr>
        <w:tc>
          <w:tcPr>
            <w:tcW w:w="16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3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l'AEP. Contraintes topologiques portées par l'entité mère.</w:t>
            </w:r>
          </w:p>
        </w:tc>
      </w:tr>
      <w:tr>
        <w:trPr>
          <w:cantSplit w:val="true"/>
        </w:trPr>
        <w:tc>
          <w:tcPr>
            <w:tcW w:w="16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3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Assemblage de tuyaux, de leurs pièces de raccord et des ouvrages annexes qui permet le transport des eaux entre deux points. </w:t>
            </w:r>
            <w:r>
              <w:rPr>
                <w:rStyle w:val="Accentuation"/>
              </w:rPr>
              <w:t>(Source : ONEMA-Gestion patrimoniale des réseaux d’eau potable Elaboration du descriptif détaillé des ouvrages de transport et de distribution d’eau)</w:t>
            </w:r>
          </w:p>
        </w:tc>
      </w:tr>
      <w:tr>
        <w:trPr>
          <w:cantSplit w:val="true"/>
        </w:trPr>
        <w:tc>
          <w:tcPr>
            <w:tcW w:w="16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3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l'AEP. Contraintes topologiques portées par l'entité mère.</w:t>
            </w:r>
          </w:p>
        </w:tc>
      </w:tr>
      <w:tr>
        <w:trPr>
          <w:cantSplit w:val="true"/>
        </w:trPr>
        <w:tc>
          <w:tcPr>
            <w:tcW w:w="16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3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 (1,1)</w:t>
            </w:r>
          </w:p>
        </w:tc>
      </w:tr>
      <w:tr>
        <w:trPr>
          <w:cantSplit w:val="true"/>
        </w:trPr>
        <w:tc>
          <w:tcPr>
            <w:tcW w:w="16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3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90"/>
        <w:gridCol w:w="1321"/>
        <w:gridCol w:w="5707"/>
        <w:gridCol w:w="867"/>
        <w:gridCol w:w="1854"/>
        <w:gridCol w:w="912"/>
        <w:gridCol w:w="1002"/>
        <w:gridCol w:w="840"/>
      </w:tblGrid>
      <w:tr>
        <w:trPr>
          <w:tblHeader w:val="true"/>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id_aep_canalisation</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canalisation réseau</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canalisation de réseau d'AEP, hérité ou propre à l'objet géomatique</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cote_debut</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début (m NGF)</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de la génératrice supérieure de la canalisation de réseau, en son extrémité de début, en mètres NGF</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cote_fin</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fin (m NGF)</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de la génératrice supérieure de la canalisation de réseau, en son extrémité de fin, en mètres NGF</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contenu_canalisation</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canalisation</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de la canalisation de réseau, à savoir nature théorique des eaux véhiculées par la canalisation, à savoir eau brute, eau potable, eau industrielle, etc. (Cf. liste de valeurs)</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aep_contenu_canalisation</w:t>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contCanAE</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fonction_canalisation</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canalisation</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de la canalisation dans le réseau, à savoir transport, distribution, etc. (Cf. liste de valeurs)</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aep_fonction_canalisation</w:t>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fonctionCanAE</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type_joint</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joint</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d'assemblage des portions de tuyaux formant la canalisation, par exemple à brides, à emboîtement, collé, thermosoudé, à joint verrouillé, etc. (Cf. liste de valeurs)</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aep_type_joint</w:t>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protection_cathodique</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Protection cathodique</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d'une protection cathodique pour la canalisation de réseau</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Booléen</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secteur_hydraulique</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Secteur hydraulique</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 secteur hydraulique d'appartenance de la canalisation de réseau</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ref_udi</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Unité de Distribution</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de l'Unité de DIstribution (source ARS) d'appartenance de la canalisation de réseau</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etage_pression</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Etage pression</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de l'étage de pression d'appartenance de la canalisation de réseau</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type_pression</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pression</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pression, à savoir moteur et conditions de maintien en pression de l'eau dans la canalisation de réseau, à savoir gravitaire, surpressé ou réduit (Cf. liste de valeurs)</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aep_type_pression</w:t>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ref_reservoir</w:t>
            </w:r>
          </w:p>
        </w:tc>
        <w:tc>
          <w:tcPr>
            <w:tcW w:w="13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réservoir</w:t>
            </w:r>
          </w:p>
        </w:tc>
        <w:tc>
          <w:tcPr>
            <w:tcW w:w="57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au réservoir alimentant majoritairement cette canalisation de réseau</w:t>
            </w:r>
          </w:p>
        </w:tc>
        <w:tc>
          <w:tcPr>
            <w:tcW w:w="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aep_reservoir</w:t>
            </w:r>
          </w:p>
        </w:tc>
        <w:tc>
          <w:tcPr>
            <w:tcW w:w="9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72" w:name="_Toc183520147"/>
      <w:r>
        <w:rPr/>
        <w:t>Élément : Captage AEP</w:t>
      </w:r>
      <w:bookmarkEnd w:id="72"/>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22"/>
        <w:gridCol w:w="12072"/>
      </w:tblGrid>
      <w:tr>
        <w:trPr>
          <w:cantSplit w:val="true"/>
        </w:trPr>
        <w:tc>
          <w:tcPr>
            <w:tcW w:w="1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0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aep_captage</w:t>
            </w:r>
          </w:p>
        </w:tc>
      </w:tr>
      <w:tr>
        <w:trPr>
          <w:cantSplit w:val="true"/>
        </w:trPr>
        <w:tc>
          <w:tcPr>
            <w:tcW w:w="1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0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Captage AEP</w:t>
            </w:r>
          </w:p>
        </w:tc>
      </w:tr>
      <w:tr>
        <w:trPr>
          <w:cantSplit w:val="true"/>
        </w:trPr>
        <w:tc>
          <w:tcPr>
            <w:tcW w:w="1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0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1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0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Ouvrage de prélèvement exploitant une ressource en eau, que ce soit en surface (prise d'eau en rivière) ou dans le sous-sol (forage ou puits atteignant un aquifère). </w:t>
            </w:r>
            <w:r>
              <w:rPr>
                <w:rStyle w:val="Accentuation"/>
              </w:rPr>
              <w:t>(Source : d'après aires-captages)</w:t>
            </w:r>
          </w:p>
        </w:tc>
      </w:tr>
      <w:tr>
        <w:trPr>
          <w:cantSplit w:val="true"/>
        </w:trPr>
        <w:tc>
          <w:tcPr>
            <w:tcW w:w="1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0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1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0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0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02"/>
        <w:gridCol w:w="1766"/>
        <w:gridCol w:w="5203"/>
        <w:gridCol w:w="917"/>
        <w:gridCol w:w="1670"/>
        <w:gridCol w:w="957"/>
        <w:gridCol w:w="988"/>
        <w:gridCol w:w="890"/>
      </w:tblGrid>
      <w:tr>
        <w:trPr>
          <w:tblHeader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id_aep_captage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captage</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captage d'AEP, hérité ou propre à l'objet géomatique</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ref_bss</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Banque Sous-Sol</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normalisée du captage dans la Banque du Sous-Sol BRGM</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captage (nom littéral)</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type_captage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captage</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captage, à savoir forage, puits, prise d'eau ou autre type particulier (Cf. liste de valeurs)</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aep_type_captage</w:t>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ref_aac</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Aire Alimentation Captage</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de l'Aire d'Alimentation de Captage</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ref_dup</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DUP</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Référence(s) de la (des) DUP(s) autorisant l'exploitation du captage et fixant le (les) Périmètre(s) de Protection</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nom_ressource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ressource</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de la ressource prélevée</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type_ressource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ressource</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ressource prélevée, à savoir par exemple cours d'eau, nappe, source, retenue, etc. (Cf. liste de valeurs)</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aep_type_ressource</w:t>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debit_max_autorise</w:t>
            </w:r>
          </w:p>
        </w:tc>
        <w:tc>
          <w:tcPr>
            <w:tcW w:w="17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maximum autorisé</w:t>
            </w:r>
          </w:p>
        </w:tc>
        <w:tc>
          <w:tcPr>
            <w:tcW w:w="52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maximum de prélèvement autorisé au droit du captage mentionné dans la DUP d'autorisation d'exploitation, accompagné de son unité</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73" w:name="_Toc183520148"/>
      <w:r>
        <w:rPr/>
        <w:t>Élément : Génie civil AEP</w:t>
      </w:r>
      <w:bookmarkEnd w:id="73"/>
    </w:p>
    <w:tbl>
      <w:tblPr>
        <w:tblW w:w="13177"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10482"/>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aep_genie_civil</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Génie civil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Surface projetée au sol ou réelle de l'ouvrage génie civil</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id_emprise (1,1)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Surfacique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67"/>
        <w:gridCol w:w="1447"/>
        <w:gridCol w:w="4768"/>
        <w:gridCol w:w="1188"/>
        <w:gridCol w:w="1533"/>
        <w:gridCol w:w="1191"/>
        <w:gridCol w:w="1138"/>
        <w:gridCol w:w="1161"/>
      </w:tblGrid>
      <w:tr>
        <w:trPr>
          <w:tblHeader w:val="true"/>
          <w:cantSplit w:val="true"/>
        </w:trPr>
        <w:tc>
          <w:tcPr>
            <w:tcW w:w="15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4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7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5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1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id_aep_genie_civil</w:t>
            </w:r>
          </w:p>
        </w:tc>
        <w:tc>
          <w:tcPr>
            <w:tcW w:w="14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génie civil</w:t>
            </w:r>
          </w:p>
        </w:tc>
        <w:tc>
          <w:tcPr>
            <w:tcW w:w="47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génie civil d'AEP hérité ou propre à l'objet géomatique</w:t>
            </w:r>
          </w:p>
        </w:tc>
        <w:tc>
          <w:tcPr>
            <w:tcW w:w="11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14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w:t>
            </w:r>
          </w:p>
        </w:tc>
        <w:tc>
          <w:tcPr>
            <w:tcW w:w="47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 de l'emprise génie civil (Cf. liste de valeurs)</w:t>
            </w:r>
          </w:p>
        </w:tc>
        <w:tc>
          <w:tcPr>
            <w:tcW w:w="11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com_materiau</w:t>
            </w:r>
          </w:p>
        </w:tc>
        <w:tc>
          <w:tcPr>
            <w:tcW w:w="11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niveau</w:t>
            </w:r>
          </w:p>
        </w:tc>
        <w:tc>
          <w:tcPr>
            <w:tcW w:w="14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Niveau</w:t>
            </w:r>
          </w:p>
        </w:tc>
        <w:tc>
          <w:tcPr>
            <w:tcW w:w="47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Niveau par rapport au sol, à savoir 0,1,-1,-2, etc.</w:t>
            </w:r>
          </w:p>
        </w:tc>
        <w:tc>
          <w:tcPr>
            <w:tcW w:w="11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5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74" w:name="_Toc183520149"/>
      <w:r>
        <w:rPr/>
        <w:t>Élément : Nœud branchement AEP</w:t>
      </w:r>
      <w:bookmarkEnd w:id="74"/>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03"/>
        <w:gridCol w:w="12491"/>
      </w:tblGrid>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nœud_branchement</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Nœud branchement AEP</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Décline la topologie nœud-arc-nœud du méta-modèle au sein du graphe de branchement : Nœud branchement - Canalisation branchement aep - Nœud branchement. S'il est l'extrémité amont de la canalisation de branchement, alors il porte obligatoirement un "Raccordement AEP" ; il est en ce cas connecté à la canalisation du réseau, lui appartient sans la couper. S'il est l'extrémité aval de la canalisation de branchement, alors il porte obligatoirement un "Point livraison AEP". </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de rupture topologique aux extrémités (début/fin) d'une canalisation de branchement</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Décline la topologie nœud-arc-nœud du méta-modèle au sein du graphe de branchement : Nœud branchement - Canalisation branchement aep - Nœud branchement. S'il est l'extrémité amont de la canalisation de branchement, alors il porte obligatoirement un "Raccordement AEP" ; il est en ce cas connecté à la canalisation du réseau, lui appartient sans la couper. S'il est l'extrémité aval de la canalisation de branchement, alors il porte obligatoirement un "Point livraison AEP". </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id_aep_canalisation_branchement (1,1)</w:t>
            </w:r>
          </w:p>
          <w:p>
            <w:pPr>
              <w:pStyle w:val="Normal"/>
              <w:widowControl w:val="false"/>
              <w:spacing w:before="0" w:after="0"/>
              <w:rPr/>
            </w:pPr>
            <w:r>
              <w:rPr/>
              <w:t>id_aep_point_livraison (0,1)</w:t>
            </w:r>
          </w:p>
          <w:p>
            <w:pPr>
              <w:pStyle w:val="Normal"/>
              <w:widowControl w:val="false"/>
              <w:spacing w:before="0" w:after="0"/>
              <w:rPr/>
            </w:pPr>
            <w:r>
              <w:rPr/>
              <w:t>id_aep_raccordement (0,1)</w:t>
            </w:r>
          </w:p>
          <w:p>
            <w:pPr>
              <w:pStyle w:val="Normal"/>
              <w:widowControl w:val="false"/>
              <w:spacing w:before="0" w:after="0"/>
              <w:rPr/>
            </w:pPr>
            <w:r>
              <w:rPr/>
              <w:t>id_aep_canalisation_reseau (0,1)</w:t>
            </w:r>
          </w:p>
        </w:tc>
      </w:tr>
      <w:tr>
        <w:trPr>
          <w:cantSplit w:val="true"/>
        </w:trPr>
        <w:tc>
          <w:tcPr>
            <w:tcW w:w="15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60"/>
        <w:gridCol w:w="1799"/>
        <w:gridCol w:w="4636"/>
        <w:gridCol w:w="1081"/>
        <w:gridCol w:w="1283"/>
        <w:gridCol w:w="1100"/>
        <w:gridCol w:w="1079"/>
        <w:gridCol w:w="1055"/>
      </w:tblGrid>
      <w:tr>
        <w:trPr>
          <w:tblHeader w:val="true"/>
          <w:cantSplit w:val="true"/>
        </w:trPr>
        <w:tc>
          <w:tcPr>
            <w:tcW w:w="19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7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6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1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10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9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id_noeud_branchement</w:t>
            </w:r>
          </w:p>
        </w:tc>
        <w:tc>
          <w:tcPr>
            <w:tcW w:w="17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nœud branchement</w:t>
            </w:r>
          </w:p>
        </w:tc>
        <w:tc>
          <w:tcPr>
            <w:tcW w:w="46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nœud de branchement AEP, hérité ou propre à l'objet géomatique</w:t>
            </w:r>
          </w:p>
        </w:tc>
        <w:tc>
          <w:tcPr>
            <w:tcW w:w="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bl>
    <w:p>
      <w:pPr>
        <w:pStyle w:val="Titre4"/>
        <w:numPr>
          <w:ilvl w:val="3"/>
          <w:numId w:val="4"/>
        </w:numPr>
        <w:ind w:left="357" w:hanging="357"/>
        <w:rPr>
          <w:sz w:val="24"/>
          <w:szCs w:val="24"/>
        </w:rPr>
      </w:pPr>
      <w:bookmarkStart w:id="75" w:name="_Toc183520150"/>
      <w:r>
        <w:rPr/>
        <w:t>Élément : Pièce branchement AEP</w:t>
      </w:r>
      <w:bookmarkEnd w:id="75"/>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023"/>
        <w:gridCol w:w="11971"/>
      </w:tblGrid>
      <w:tr>
        <w:trPr>
          <w:cantSplit w:val="true"/>
        </w:trPr>
        <w:tc>
          <w:tcPr>
            <w:tcW w:w="2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aep_piece_branchement</w:t>
            </w:r>
          </w:p>
        </w:tc>
      </w:tr>
      <w:tr>
        <w:trPr>
          <w:cantSplit w:val="true"/>
        </w:trPr>
        <w:tc>
          <w:tcPr>
            <w:tcW w:w="2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branchement AEP</w:t>
            </w:r>
          </w:p>
        </w:tc>
      </w:tr>
      <w:tr>
        <w:trPr>
          <w:cantSplit w:val="true"/>
        </w:trPr>
        <w:tc>
          <w:tcPr>
            <w:tcW w:w="2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l'AEP ou le cas échéant directement de l’entité canalisation de branchement. Contraintes topologiques portées par l'entité mère.</w:t>
            </w:r>
          </w:p>
        </w:tc>
      </w:tr>
      <w:tr>
        <w:trPr>
          <w:cantSplit w:val="true"/>
        </w:trPr>
        <w:tc>
          <w:tcPr>
            <w:tcW w:w="2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de branchement qui impacte le modèle hydraulique, et donc associée à un nœud.</w:t>
            </w:r>
          </w:p>
        </w:tc>
      </w:tr>
      <w:tr>
        <w:trPr>
          <w:cantSplit w:val="true"/>
        </w:trPr>
        <w:tc>
          <w:tcPr>
            <w:tcW w:w="2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l'AEP ou le cas échéant directement de l’entité canalisation de branchement. Contraintes topologiques portées par l'entité mère.</w:t>
            </w:r>
          </w:p>
        </w:tc>
      </w:tr>
      <w:tr>
        <w:trPr>
          <w:cantSplit w:val="true"/>
        </w:trPr>
        <w:tc>
          <w:tcPr>
            <w:tcW w:w="2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id_noeud_branchement (0,1)</w:t>
            </w:r>
          </w:p>
          <w:p>
            <w:pPr>
              <w:pStyle w:val="Normal"/>
              <w:widowControl w:val="false"/>
              <w:spacing w:before="0" w:after="0"/>
              <w:rPr/>
            </w:pPr>
            <w:r>
              <w:rPr/>
              <w:t>id_aep_canalisation_branchement (0,1)</w:t>
            </w:r>
          </w:p>
        </w:tc>
      </w:tr>
      <w:tr>
        <w:trPr>
          <w:cantSplit w:val="true"/>
        </w:trPr>
        <w:tc>
          <w:tcPr>
            <w:tcW w:w="2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64"/>
        <w:gridCol w:w="1437"/>
        <w:gridCol w:w="4722"/>
        <w:gridCol w:w="952"/>
        <w:gridCol w:w="1702"/>
        <w:gridCol w:w="986"/>
        <w:gridCol w:w="1005"/>
        <w:gridCol w:w="925"/>
      </w:tblGrid>
      <w:tr>
        <w:trPr>
          <w:tblHeader w:val="true"/>
          <w:cantSplit w:val="true"/>
        </w:trPr>
        <w:tc>
          <w:tcPr>
            <w:tcW w:w="22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4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7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22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id_aep_piece_branchement</w:t>
            </w:r>
          </w:p>
        </w:tc>
        <w:tc>
          <w:tcPr>
            <w:tcW w:w="14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pièce branchement</w:t>
            </w:r>
          </w:p>
        </w:tc>
        <w:tc>
          <w:tcPr>
            <w:tcW w:w="47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pièce de branchement d'AEP, hérité ou propre à l'objet géomatique</w:t>
            </w:r>
          </w:p>
        </w:tc>
        <w:tc>
          <w:tcPr>
            <w:tcW w:w="9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2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type_piece_branchement</w:t>
            </w:r>
          </w:p>
        </w:tc>
        <w:tc>
          <w:tcPr>
            <w:tcW w:w="14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pièce branchement</w:t>
            </w:r>
          </w:p>
        </w:tc>
        <w:tc>
          <w:tcPr>
            <w:tcW w:w="47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pièce de branchement, à savoir par exemple cône de réduction, plaque pleine, etc. (Cf. liste de valeurs)</w:t>
            </w:r>
          </w:p>
        </w:tc>
        <w:tc>
          <w:tcPr>
            <w:tcW w:w="9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aep_type_piece</w:t>
            </w:r>
          </w:p>
        </w:tc>
        <w:tc>
          <w:tcPr>
            <w:tcW w:w="9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76" w:name="_Toc183520151"/>
      <w:r>
        <w:rPr/>
        <w:t>Élément : Pièce réseau AEP (discriminante)</w:t>
      </w:r>
      <w:bookmarkEnd w:id="76"/>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310"/>
        <w:gridCol w:w="11684"/>
      </w:tblGrid>
      <w:tr>
        <w:trPr>
          <w:cantSplit w:val="true"/>
        </w:trPr>
        <w:tc>
          <w:tcPr>
            <w:tcW w:w="23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6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aep_piece</w:t>
            </w:r>
          </w:p>
        </w:tc>
      </w:tr>
      <w:tr>
        <w:trPr>
          <w:cantSplit w:val="true"/>
        </w:trPr>
        <w:tc>
          <w:tcPr>
            <w:tcW w:w="23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6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réseau AEP (discriminante)</w:t>
            </w:r>
          </w:p>
        </w:tc>
      </w:tr>
      <w:tr>
        <w:trPr>
          <w:cantSplit w:val="true"/>
        </w:trPr>
        <w:tc>
          <w:tcPr>
            <w:tcW w:w="23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6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3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6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de montage sur le réseau d'AEP sise au raccordement entre plusieurs canalisations (au sens géomatique, donc discriminante i.e. coupante)</w:t>
            </w:r>
          </w:p>
        </w:tc>
      </w:tr>
      <w:tr>
        <w:trPr>
          <w:cantSplit w:val="true"/>
        </w:trPr>
        <w:tc>
          <w:tcPr>
            <w:tcW w:w="23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6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3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6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3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6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339"/>
        <w:gridCol w:w="1051"/>
        <w:gridCol w:w="5609"/>
        <w:gridCol w:w="1064"/>
        <w:gridCol w:w="1738"/>
        <w:gridCol w:w="1084"/>
        <w:gridCol w:w="1070"/>
        <w:gridCol w:w="1038"/>
      </w:tblGrid>
      <w:tr>
        <w:trPr>
          <w:tblHeader w:val="true"/>
          <w:cantSplit w:val="true"/>
        </w:trPr>
        <w:tc>
          <w:tcPr>
            <w:tcW w:w="13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0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3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id_aep_piece</w:t>
            </w:r>
          </w:p>
        </w:tc>
        <w:tc>
          <w:tcPr>
            <w:tcW w:w="10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pièce</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pièce de réseau d'AEP, hérité ou propre à l'objet géomatique</w:t>
            </w:r>
          </w:p>
        </w:tc>
        <w:tc>
          <w:tcPr>
            <w:tcW w:w="10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r>
      <w:tr>
        <w:trPr>
          <w:cantSplit w:val="true"/>
        </w:trPr>
        <w:tc>
          <w:tcPr>
            <w:tcW w:w="13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type_piece</w:t>
            </w:r>
          </w:p>
        </w:tc>
        <w:tc>
          <w:tcPr>
            <w:tcW w:w="10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pièce</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pièce de réseau, à savoir par exemple cône de réduction, plaque pleine, etc. (Cf. liste de valeurs)</w:t>
            </w:r>
          </w:p>
        </w:tc>
        <w:tc>
          <w:tcPr>
            <w:tcW w:w="10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aep_type_piece</w:t>
            </w:r>
          </w:p>
        </w:tc>
        <w:tc>
          <w:tcPr>
            <w:tcW w:w="10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r>
    </w:tbl>
    <w:p>
      <w:pPr>
        <w:pStyle w:val="Titre4"/>
        <w:numPr>
          <w:ilvl w:val="3"/>
          <w:numId w:val="4"/>
        </w:numPr>
        <w:ind w:left="357" w:hanging="357"/>
        <w:rPr>
          <w:sz w:val="24"/>
          <w:szCs w:val="24"/>
        </w:rPr>
      </w:pPr>
      <w:bookmarkStart w:id="77" w:name="_Toc183520152"/>
      <w:r>
        <w:rPr/>
        <w:t>Élément : Pièce réseau AEP (non discriminante)</w:t>
      </w:r>
      <w:bookmarkEnd w:id="77"/>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530"/>
        <w:gridCol w:w="11464"/>
      </w:tblGrid>
      <w:tr>
        <w:trPr>
          <w:cantSplit w:val="true"/>
        </w:trPr>
        <w:tc>
          <w:tcPr>
            <w:tcW w:w="25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4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ass_piece_hors_topo</w:t>
            </w:r>
          </w:p>
        </w:tc>
      </w:tr>
      <w:tr>
        <w:trPr>
          <w:cantSplit w:val="true"/>
        </w:trPr>
        <w:tc>
          <w:tcPr>
            <w:tcW w:w="25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4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réseau AEP (non discriminante)</w:t>
            </w:r>
          </w:p>
        </w:tc>
      </w:tr>
      <w:tr>
        <w:trPr>
          <w:cantSplit w:val="true"/>
        </w:trPr>
        <w:tc>
          <w:tcPr>
            <w:tcW w:w="25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4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5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4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de montage sur le réseau AEP sise sur une canalisation (au sens géomatique, donc non discriminante ie. non coupante)</w:t>
            </w:r>
          </w:p>
        </w:tc>
      </w:tr>
      <w:tr>
        <w:trPr>
          <w:cantSplit w:val="true"/>
        </w:trPr>
        <w:tc>
          <w:tcPr>
            <w:tcW w:w="25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4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5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4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Par attribut</w:t>
            </w:r>
          </w:p>
        </w:tc>
      </w:tr>
      <w:tr>
        <w:trPr>
          <w:cantSplit w:val="true"/>
        </w:trPr>
        <w:tc>
          <w:tcPr>
            <w:tcW w:w="25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4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43"/>
        <w:gridCol w:w="2001"/>
        <w:gridCol w:w="4777"/>
        <w:gridCol w:w="982"/>
        <w:gridCol w:w="1698"/>
        <w:gridCol w:w="1012"/>
        <w:gridCol w:w="1024"/>
        <w:gridCol w:w="956"/>
      </w:tblGrid>
      <w:tr>
        <w:trPr>
          <w:tblHeader w:val="true"/>
          <w:cantSplit w:val="true"/>
        </w:trPr>
        <w:tc>
          <w:tcPr>
            <w:tcW w:w="15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20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7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id_aep_pieceht</w:t>
            </w:r>
          </w:p>
        </w:tc>
        <w:tc>
          <w:tcPr>
            <w:tcW w:w="20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pièce réseau non discriminante</w:t>
            </w:r>
          </w:p>
        </w:tc>
        <w:tc>
          <w:tcPr>
            <w:tcW w:w="47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pièce non discriminante sur réseau d'AEP : clé primaire</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type_piece</w:t>
            </w:r>
          </w:p>
        </w:tc>
        <w:tc>
          <w:tcPr>
            <w:tcW w:w="20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pièce réseau</w:t>
            </w:r>
          </w:p>
        </w:tc>
        <w:tc>
          <w:tcPr>
            <w:tcW w:w="47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pièce discriminante sur réseau, à savoir par exemple coude, manchon, etc. (Cf. liste de valeurs)</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ass_type_piece</w:t>
            </w:r>
          </w:p>
        </w:tc>
        <w:tc>
          <w:tcPr>
            <w:tcW w:w="10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ref_canalisation</w:t>
            </w:r>
          </w:p>
        </w:tc>
        <w:tc>
          <w:tcPr>
            <w:tcW w:w="20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canalisation</w:t>
            </w:r>
          </w:p>
        </w:tc>
        <w:tc>
          <w:tcPr>
            <w:tcW w:w="47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l'entité porteuse "Canalisation assainissement" (ass_canalisation)</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ass_canalisation</w:t>
            </w:r>
          </w:p>
        </w:tc>
        <w:tc>
          <w:tcPr>
            <w:tcW w:w="10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78" w:name="_Toc183520153"/>
      <w:r>
        <w:rPr/>
        <w:t>Élément : Point eau incendie</w:t>
      </w:r>
      <w:bookmarkEnd w:id="78"/>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325"/>
        <w:gridCol w:w="11669"/>
      </w:tblGrid>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pei</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Eau Incendie</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Source externe</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Ensemble d'aménagements fixe public ou privé susceptibles d'être employés pour alimenter en eau les moyens de lutte contre l'incendie </w:t>
            </w:r>
            <w:r>
              <w:rPr>
                <w:rStyle w:val="Accentuation"/>
              </w:rPr>
              <w:t>(SDIS 38)</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sz w:val="24"/>
              </w:rPr>
            </w:pPr>
            <w:r>
              <w:rPr>
                <w:b/>
                <w:bCs/>
              </w:rPr>
              <w:t>Association</w:t>
            </w:r>
          </w:p>
        </w:tc>
        <w:tc>
          <w:tcPr>
            <w:tcW w:w="1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sz w:val="24"/>
              </w:rPr>
            </w:pPr>
            <w:r>
              <w:rPr>
                <w:b/>
                <w:bCs/>
              </w:rPr>
              <w:t>Géométrie</w:t>
            </w:r>
          </w:p>
        </w:tc>
        <w:tc>
          <w:tcPr>
            <w:tcW w:w="1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p>
      <w:pPr>
        <w:pStyle w:val="Normal"/>
        <w:rPr/>
      </w:pPr>
      <w:r>
        <w:rPr/>
        <w:t xml:space="preserve">Les Points d’Eau Incendie bénéficient d’un modèle minimal de données déjà standardisé. Les attributs de cet élément sont donc définis par celui-ci. Ce modèle est consultable à l’adresse </w:t>
      </w:r>
      <w:hyperlink r:id="rId13" w:tgtFrame="https://www.afigeo.asso.fr/wp-content/uploads/2020/12/10/modele-minimal-donnees-pei.pdf">
        <w:r>
          <w:rPr>
            <w:rStyle w:val="LienInternet"/>
          </w:rPr>
          <w:t>https://www.afigeo.asso.fr/wp-content/uploads/2020/12/10/modele-minimal-donnees-pei.pdf</w:t>
        </w:r>
      </w:hyperlink>
      <w:r>
        <w:rPr/>
        <w:t xml:space="preserve"> ou sur https://schema.data.gouv.fr/datakode/schema-pei/.</w:t>
      </w:r>
    </w:p>
    <w:p>
      <w:pPr>
        <w:pStyle w:val="Titre4"/>
        <w:numPr>
          <w:ilvl w:val="3"/>
          <w:numId w:val="4"/>
        </w:numPr>
        <w:ind w:left="357" w:hanging="357"/>
        <w:rPr>
          <w:sz w:val="24"/>
          <w:szCs w:val="24"/>
        </w:rPr>
      </w:pPr>
      <w:bookmarkStart w:id="79" w:name="_Toc183520154"/>
      <w:bookmarkStart w:id="80" w:name="_Toc182956798"/>
      <w:bookmarkEnd w:id="80"/>
      <w:r>
        <w:rPr/>
        <w:t>Élément : Point livraison AEP</w:t>
      </w:r>
      <w:bookmarkEnd w:id="79"/>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10"/>
        <w:gridCol w:w="12584"/>
      </w:tblGrid>
      <w:tr>
        <w:trPr>
          <w:cantSplit w:val="true"/>
        </w:trPr>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aep_point_livraison</w:t>
            </w:r>
          </w:p>
        </w:tc>
      </w:tr>
      <w:tr>
        <w:trPr>
          <w:cantSplit w:val="true"/>
        </w:trPr>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livraison AEP</w:t>
            </w:r>
          </w:p>
        </w:tc>
      </w:tr>
      <w:tr>
        <w:trPr>
          <w:cantSplit w:val="true"/>
        </w:trPr>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l'AEP. Contraintes topologiques portées par l'entité mère.</w:t>
            </w:r>
          </w:p>
        </w:tc>
      </w:tr>
      <w:tr>
        <w:trPr>
          <w:cantSplit w:val="true"/>
        </w:trPr>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localisant la limite entre un réseau d'adduction d'eau destinée à la consommation humaine et un réseau intérieur de distribution. </w:t>
            </w:r>
            <w:r>
              <w:rPr>
                <w:rStyle w:val="Accentuation"/>
              </w:rPr>
              <w:t>(Arrêté du 10 septembre 2021 relatif à la protection des réseaux d'adduction et de distribution d'eau destinée à la consommation humaine contre les pollutions par retours d'eau NOR : SSAP2111181A ELI : https://www.legifrance.gouv.fr/eli/arrete/2021/9/10/SSAP2111181A/jo/texte JORF n°0218 du 18 septembre 2021 Texte n° 18)</w:t>
            </w:r>
          </w:p>
        </w:tc>
      </w:tr>
      <w:tr>
        <w:trPr>
          <w:cantSplit w:val="true"/>
        </w:trPr>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l'AEP. Contraintes topologiques portées par l'entité mère.</w:t>
            </w:r>
          </w:p>
        </w:tc>
      </w:tr>
      <w:tr>
        <w:trPr>
          <w:cantSplit w:val="true"/>
        </w:trPr>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id_noeud_branchement (1,1)</w:t>
            </w:r>
          </w:p>
        </w:tc>
      </w:tr>
      <w:tr>
        <w:trPr>
          <w:cantSplit w:val="true"/>
        </w:trPr>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26"/>
        <w:gridCol w:w="1117"/>
        <w:gridCol w:w="5727"/>
        <w:gridCol w:w="873"/>
        <w:gridCol w:w="2017"/>
        <w:gridCol w:w="921"/>
        <w:gridCol w:w="964"/>
        <w:gridCol w:w="848"/>
      </w:tblGrid>
      <w:tr>
        <w:trPr>
          <w:tblHeader w:val="true"/>
          <w:cantSplit w:val="true"/>
        </w:trPr>
        <w:tc>
          <w:tcPr>
            <w:tcW w:w="15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7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20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id_point_livraison</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point livraison</w:t>
            </w:r>
          </w:p>
        </w:tc>
        <w:tc>
          <w:tcPr>
            <w:tcW w:w="57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point de livraison AEP, hérité ou propre à l'objet géomatique</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ref_client</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client</w:t>
            </w:r>
          </w:p>
        </w:tc>
        <w:tc>
          <w:tcPr>
            <w:tcW w:w="57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du client desservi en eau par le point de livraison, issue du fichier des abonnés</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ref_externe</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externe</w:t>
            </w:r>
          </w:p>
        </w:tc>
        <w:tc>
          <w:tcPr>
            <w:tcW w:w="57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externe caractérisant éventuellement le point de livraison, à savoir par exemple une référence SDIS, une référence du service espaces verts (bouche d'arrosage), etc.</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type_point_livraison</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point livraison</w:t>
            </w:r>
          </w:p>
        </w:tc>
        <w:tc>
          <w:tcPr>
            <w:tcW w:w="57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point de livraison au sens type d'installation, à savoir coffret, regard, bouche, etc. (Cf. liste de valeurs)</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aep_type_point_livraison</w:t>
            </w:r>
          </w:p>
        </w:tc>
        <w:tc>
          <w:tcPr>
            <w:tcW w:w="9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type_usager</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usager</w:t>
            </w:r>
          </w:p>
        </w:tc>
        <w:tc>
          <w:tcPr>
            <w:tcW w:w="57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d'usager raccordé alimenté par le point de livraison, à savoir industriel, domestique, commercial, etc. (Cf. liste de valeurs)</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aep_type_usager</w:t>
            </w:r>
          </w:p>
        </w:tc>
        <w:tc>
          <w:tcPr>
            <w:tcW w:w="9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sz w:val="24"/>
          <w:szCs w:val="24"/>
        </w:rPr>
      </w:pPr>
      <w:bookmarkStart w:id="81" w:name="_Toc183520155"/>
      <w:r>
        <w:rPr/>
        <w:t>Élément : Point mesure AEP</w:t>
      </w:r>
      <w:bookmarkEnd w:id="81"/>
    </w:p>
    <w:tbl>
      <w:tblPr>
        <w:tblW w:w="13776"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11081"/>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aep_point_mesure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mesure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w:t>
            </w:r>
            <w:del w:id="2" w:author="ALLARD-CARON VERONIQUE" w:date="2024-11-26T13:33:00Z">
              <w:r>
                <w:rPr/>
                <w:delText xml:space="preserve"> </w:delText>
              </w:r>
            </w:del>
            <w:r>
              <w:rPr>
                <w:rPrChange w:id="0" w:author="ALLARD-CARON VERONIQUE" w:date="2024-11-26T13:33:00Z">
                  <w:rPr>
                    <w:highlight w:val="yellow"/>
                  </w:rPr>
                </w:rPrChange>
              </w:rPr>
              <w:t xml:space="preserve">. </w:t>
            </w:r>
            <w:r>
              <w:rPr/>
              <w:t>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de suivi remarquable du fonctionnement d'un réseau d'eau potable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w:t>
            </w:r>
            <w:del w:id="4" w:author="ALLARD-CARON VERONIQUE" w:date="2024-11-26T13:33:00Z">
              <w:r>
                <w:rPr/>
                <w:delText xml:space="preserve"> </w:delText>
              </w:r>
            </w:del>
            <w:r>
              <w:rPr>
                <w:rPrChange w:id="0" w:author="ALLARD-CARON VERONIQUE" w:date="2024-11-26T13:33:00Z">
                  <w:rPr>
                    <w:highlight w:val="yellow"/>
                  </w:rPr>
                </w:rPrChange>
              </w:rPr>
              <w:t xml:space="preserve">. </w:t>
            </w:r>
            <w:r>
              <w:rPr/>
              <w:t>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id_noeud_reseau (0,1)</w:t>
            </w:r>
          </w:p>
          <w:p>
            <w:pPr>
              <w:pStyle w:val="Normal"/>
              <w:widowControl w:val="false"/>
              <w:spacing w:before="0" w:after="60"/>
              <w:rPr/>
            </w:pPr>
            <w:r>
              <w:rPr/>
              <w:t>id_aep_canalisation_reseau (0,1)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0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35"/>
        <w:gridCol w:w="1253"/>
        <w:gridCol w:w="4899"/>
        <w:gridCol w:w="887"/>
        <w:gridCol w:w="2256"/>
        <w:gridCol w:w="931"/>
        <w:gridCol w:w="971"/>
        <w:gridCol w:w="861"/>
      </w:tblGrid>
      <w:tr>
        <w:trPr>
          <w:tblHeader w:val="true"/>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id_aep_point_mesure</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point mesure</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point de mesure d'AEP, hérité ou propre à l'objet géomatique</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type_point_mesure</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point mesure</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point de mesure à savoir nature de la grandeur mesurée, par exemple volume, débit, pression, etc. (Cf. liste de valeurs)</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aep_type_point_mesure</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fonction_point_mesure</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point mesure</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du point de mesure, à savoir par exemple sectorisation, import / achat ou export / vente, recherche de fuites, etc. (Cf. liste de valeurs)</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aep_fonction_point_mesure</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calibre</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Calibre (mm)</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Calibre du matériel équipant le point de mesure en millimètres</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annee_fabrication</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fabrication</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de fabrication du matériel équipant le point de mesure</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numero_serie</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Numéro série </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Numéro de série du matériel équipant le point de mesure</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marque</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Marque</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Marque du dispositif de comptage</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le point de mesure</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2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4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point de mesure</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2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82" w:name="_Toc183520156"/>
      <w:r>
        <w:rPr/>
        <w:t>Élément : Pompage AEP</w:t>
      </w:r>
      <w:bookmarkEnd w:id="82"/>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124"/>
        <w:gridCol w:w="11870"/>
      </w:tblGrid>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aep_pompage</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Pompage AEP</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Ensemble des composants d'un dispositif permettant d'aspirer, de refouler ou de comprimer de l'eau (autrement désigné par "station de pompage") </w:t>
            </w:r>
            <w:r>
              <w:rPr>
                <w:rStyle w:val="Accentuation"/>
              </w:rPr>
              <w:t>(Source : Larousse)</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92"/>
        <w:gridCol w:w="1215"/>
        <w:gridCol w:w="5609"/>
        <w:gridCol w:w="928"/>
        <w:gridCol w:w="1787"/>
        <w:gridCol w:w="967"/>
        <w:gridCol w:w="994"/>
        <w:gridCol w:w="901"/>
      </w:tblGrid>
      <w:tr>
        <w:trPr>
          <w:tblHeader w:val="true"/>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id_aep_pompage</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pompage</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pompage d'AEP, hérité ou propre à l'objet géomatique</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station de pompage (nom littéral)</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fonction_pompage</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pompage</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de la station de pompage, à savoir exhaure, transfert ou reprise (surpression), accélération, surpresseur de distribution (Cf. liste de valeurs)</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aep_fonction_pompage</w:t>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nb_pompes</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pompes</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de pompes de la station de pompage</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capacite</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(m3/j)</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de pompage de la station de pompage en mètres cubes par jour</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installation_pompage</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Installation</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Mode d'installation de la station de pompage, à savoir en ligne ou sur bâche (Cf. liste de valeurs)</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aep_installation_pompage</w:t>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2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station de pompage</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83" w:name="_Toc183520157"/>
      <w:r>
        <w:rPr/>
        <w:t>Élément : Protection mécanique AEP</w:t>
      </w:r>
      <w:bookmarkEnd w:id="83"/>
    </w:p>
    <w:tbl>
      <w:tblPr>
        <w:tblW w:w="11114"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5"/>
        <w:gridCol w:w="8418"/>
      </w:tblGrid>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aep_protection_mecanique</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Protection mécanique AEP</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Construction dans laquelle les canalisations sont protégées et/ou guidées. </w:t>
            </w:r>
            <w:r>
              <w:rPr>
                <w:rStyle w:val="Accentuation"/>
              </w:rPr>
              <w:t>(STAR-DT)</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Par attribut</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60"/>
        <w:gridCol w:w="1671"/>
        <w:gridCol w:w="4570"/>
        <w:gridCol w:w="1003"/>
        <w:gridCol w:w="1745"/>
        <w:gridCol w:w="1030"/>
        <w:gridCol w:w="1036"/>
        <w:gridCol w:w="978"/>
      </w:tblGrid>
      <w:tr>
        <w:trPr>
          <w:tblHeader w:val="true"/>
          <w:cantSplit w:val="true"/>
        </w:trPr>
        <w:tc>
          <w:tcPr>
            <w:tcW w:w="19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6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9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id_aep_protection_mecanique</w:t>
            </w:r>
          </w:p>
        </w:tc>
        <w:tc>
          <w:tcPr>
            <w:tcW w:w="16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protection mécanique</w:t>
            </w:r>
          </w:p>
        </w:tc>
        <w:tc>
          <w:tcPr>
            <w:tcW w:w="4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protection mécanique AEP : clé primaire</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type_protection</w:t>
            </w:r>
          </w:p>
        </w:tc>
        <w:tc>
          <w:tcPr>
            <w:tcW w:w="16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protection</w:t>
            </w:r>
          </w:p>
        </w:tc>
        <w:tc>
          <w:tcPr>
            <w:tcW w:w="4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protection mécanique, à savoir par exemple fourreau, galerie, etc. (Cf. liste de valeurs)</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com_type_protection</w:t>
            </w:r>
          </w:p>
        </w:tc>
        <w:tc>
          <w:tcPr>
            <w:tcW w:w="1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16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w:t>
            </w:r>
          </w:p>
        </w:tc>
        <w:tc>
          <w:tcPr>
            <w:tcW w:w="4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 de la protection mécanique (Cf. liste de valeurs)</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com_materiau</w:t>
            </w:r>
          </w:p>
        </w:tc>
        <w:tc>
          <w:tcPr>
            <w:tcW w:w="1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84" w:name="_Toc183520158"/>
      <w:r>
        <w:rPr/>
        <w:t>Élément : Périmètre gestion AEP</w:t>
      </w:r>
      <w:bookmarkEnd w:id="84"/>
    </w:p>
    <w:tbl>
      <w:tblPr>
        <w:tblW w:w="13177"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10482"/>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aep_perimetre_gestion</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Périmètre gestion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Surface projetée ou réelle du périmètre en gestion</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id_emprise (1,1)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04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Surfacique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13"/>
        <w:gridCol w:w="1297"/>
        <w:gridCol w:w="5747"/>
        <w:gridCol w:w="904"/>
        <w:gridCol w:w="1626"/>
        <w:gridCol w:w="946"/>
        <w:gridCol w:w="980"/>
        <w:gridCol w:w="880"/>
      </w:tblGrid>
      <w:tr>
        <w:trPr>
          <w:tblHeader w:val="true"/>
          <w:cantSplit w:val="true"/>
        </w:trPr>
        <w:tc>
          <w:tcPr>
            <w:tcW w:w="16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7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6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id_aep_perimetre_gestion</w:t>
            </w:r>
          </w:p>
        </w:tc>
        <w:tc>
          <w:tcPr>
            <w:tcW w:w="1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périmètre gestion</w:t>
            </w:r>
          </w:p>
        </w:tc>
        <w:tc>
          <w:tcPr>
            <w:tcW w:w="57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périmètre de gestion d'AEP, hérité ou propre à l'objet géomatique</w:t>
            </w:r>
          </w:p>
        </w:tc>
        <w:tc>
          <w:tcPr>
            <w:tcW w:w="9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type_perimetre_gestion</w:t>
            </w:r>
          </w:p>
        </w:tc>
        <w:tc>
          <w:tcPr>
            <w:tcW w:w="1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périmètre gestion</w:t>
            </w:r>
          </w:p>
        </w:tc>
        <w:tc>
          <w:tcPr>
            <w:tcW w:w="57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périmètre de gestion (Cf. liste de valeurs)</w:t>
            </w:r>
          </w:p>
        </w:tc>
        <w:tc>
          <w:tcPr>
            <w:tcW w:w="9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com_type_perimetre</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type_acces</w:t>
            </w:r>
          </w:p>
        </w:tc>
        <w:tc>
          <w:tcPr>
            <w:tcW w:w="1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accès</w:t>
            </w:r>
          </w:p>
        </w:tc>
        <w:tc>
          <w:tcPr>
            <w:tcW w:w="57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d'accès du périmètre de gestion au sens caractérisation de l'autorisation d'accès, à savoir par exemple libre, restreint, sous autorisation (Cf. liste de valeurs)</w:t>
            </w:r>
          </w:p>
        </w:tc>
        <w:tc>
          <w:tcPr>
            <w:tcW w:w="9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com_type_acces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85" w:name="_Toc183520159"/>
      <w:r>
        <w:rPr/>
        <w:t>Élément : Raccordement AEP</w:t>
      </w:r>
      <w:bookmarkEnd w:id="85"/>
    </w:p>
    <w:tbl>
      <w:tblPr>
        <w:tblW w:w="13562"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10867"/>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0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aep_raccord</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0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Raccordement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0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de raccordement entre le branchement et la canalisation (non sécant)</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0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0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id_noeud_branchement (1,1)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08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354"/>
        <w:gridCol w:w="1359"/>
        <w:gridCol w:w="5937"/>
        <w:gridCol w:w="1006"/>
        <w:gridCol w:w="1288"/>
        <w:gridCol w:w="1032"/>
        <w:gridCol w:w="1037"/>
        <w:gridCol w:w="980"/>
      </w:tblGrid>
      <w:tr>
        <w:trPr>
          <w:tblHeader w:val="true"/>
        </w:trPr>
        <w:tc>
          <w:tcPr>
            <w:tcW w:w="13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9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tc>
          <w:tcPr>
            <w:tcW w:w="13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id_aep_raccord</w:t>
            </w:r>
          </w:p>
        </w:tc>
        <w:tc>
          <w:tcPr>
            <w:tcW w:w="13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raccordement</w:t>
            </w:r>
          </w:p>
        </w:tc>
        <w:tc>
          <w:tcPr>
            <w:tcW w:w="59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raccordement d'AEP, hérité ou propre à l'objet géomatique</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r>
        <w:trPr/>
        <w:tc>
          <w:tcPr>
            <w:tcW w:w="13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ref_canalisation</w:t>
            </w:r>
          </w:p>
        </w:tc>
        <w:tc>
          <w:tcPr>
            <w:tcW w:w="13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canalisation</w:t>
            </w:r>
          </w:p>
        </w:tc>
        <w:tc>
          <w:tcPr>
            <w:tcW w:w="59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l'entité porteuse "Canalisation eau potable" (id_aep_canalisation ou id_canalisation)</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aep_canalisation</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bl>
    <w:p>
      <w:pPr>
        <w:pStyle w:val="Titre4"/>
        <w:numPr>
          <w:ilvl w:val="3"/>
          <w:numId w:val="4"/>
        </w:numPr>
        <w:ind w:left="357" w:hanging="357"/>
        <w:rPr>
          <w:sz w:val="24"/>
          <w:szCs w:val="24"/>
        </w:rPr>
      </w:pPr>
      <w:bookmarkStart w:id="86" w:name="_Toc183520160"/>
      <w:r>
        <w:rPr/>
        <w:t>Élément : Réservoir AEP</w:t>
      </w:r>
      <w:bookmarkEnd w:id="86"/>
    </w:p>
    <w:tbl>
      <w:tblPr>
        <w:tblW w:w="1371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11020"/>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aep_reservoir</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Réservoir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Infrastructure destinée au stockage de l'eau </w:t>
            </w:r>
            <w:r>
              <w:rPr>
                <w:rStyle w:val="Accentuation"/>
              </w:rPr>
              <w:t>(Source : OIEau)</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05"/>
        <w:gridCol w:w="1646"/>
        <w:gridCol w:w="4733"/>
        <w:gridCol w:w="1095"/>
        <w:gridCol w:w="1645"/>
        <w:gridCol w:w="1111"/>
        <w:gridCol w:w="1087"/>
        <w:gridCol w:w="1071"/>
      </w:tblGrid>
      <w:tr>
        <w:trPr>
          <w:tblHeader w:val="true"/>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id_aep_reservoir</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réservoir</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réservoir d'AEP, hérité ou propre à l'objet géomatique</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nom_usuel</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réservoir</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adresse</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Adresse</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Adresse du réservoir</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type_reservoir</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réservoir</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réservoir, à savoir : sur tour, enterré, semi-enterré, etc. (Cf. liste de valeurs)</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aep_type_reservoir</w:t>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nb_cuves</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cuves</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de cuves du réservoir</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volume_utile</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utile (m3)</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utile total du réservoir en mètres cubes, à savoir capacité utilisable maximale</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cote_sol</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sol (m NGF)</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au sol du réservoir, en mètres NGF</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cote_radier</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radier (m NGF)</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du fond de la cuve la plus basse du réservoir, en mètres NGF</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cote_trop_plein</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trop-plein (m NGF)</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de trop-plein / débordement du réservoir, en mètres NGF</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telegestion</w:t>
            </w:r>
          </w:p>
        </w:tc>
        <w:tc>
          <w:tcPr>
            <w:tcW w:w="16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47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le réservoir</w:t>
            </w:r>
          </w:p>
        </w:tc>
        <w:tc>
          <w:tcPr>
            <w:tcW w:w="1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87" w:name="_Toc183520161"/>
      <w:r>
        <w:rPr/>
        <w:t>Élément : Régulation AEP</w:t>
      </w:r>
      <w:bookmarkEnd w:id="87"/>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67"/>
        <w:gridCol w:w="11327"/>
      </w:tblGrid>
      <w:tr>
        <w:trPr>
          <w:cantSplit w:val="true"/>
        </w:trPr>
        <w:tc>
          <w:tcPr>
            <w:tcW w:w="26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aep_regulation</w:t>
            </w:r>
          </w:p>
        </w:tc>
      </w:tr>
      <w:tr>
        <w:trPr>
          <w:cantSplit w:val="true"/>
        </w:trPr>
        <w:tc>
          <w:tcPr>
            <w:tcW w:w="26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Régulation AEP</w:t>
            </w:r>
          </w:p>
        </w:tc>
      </w:tr>
      <w:tr>
        <w:trPr>
          <w:cantSplit w:val="true"/>
        </w:trPr>
        <w:tc>
          <w:tcPr>
            <w:tcW w:w="26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6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Appareillage régulant la pression ou le débit dans le réseau de distribution (autrement nommé "organe de régulation")</w:t>
            </w:r>
          </w:p>
        </w:tc>
      </w:tr>
      <w:tr>
        <w:trPr>
          <w:cantSplit w:val="true"/>
        </w:trPr>
        <w:tc>
          <w:tcPr>
            <w:tcW w:w="26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6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6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3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35"/>
        <w:gridCol w:w="1145"/>
        <w:gridCol w:w="6151"/>
        <w:gridCol w:w="877"/>
        <w:gridCol w:w="1648"/>
        <w:gridCol w:w="922"/>
        <w:gridCol w:w="964"/>
        <w:gridCol w:w="851"/>
      </w:tblGrid>
      <w:tr>
        <w:trPr>
          <w:tblHeader w:val="true"/>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id_aep_regulation</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régulation</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l'organe de régulation d'AEP, hérité ou propre à l'objet géomatique</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type_regulation</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régulation</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l'organe de régulation, à savoir réducteur, stabilisateur, limiteur de débit ou vanne de vitesse, etc. (Cf. liste de valeurs)</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aep_type_regulation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type_consigne</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consigne</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consigne imposée par l'organe de régulation, à savoir amont, aval, amont/aval (Cf. liste de valeurs)</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aep_type_consigne</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consigne_amont</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Consigne amont </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Valeur de consigne amont imposée par l'organe de régulation (dans l'unité de référence de la grandeur physique régulée, par exemple pression en bars, vitesse en mètres par seconde)</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consigne_aval</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Consigne aval </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Valeur de consigne aval imposée par l'organe de régulation (dans l'unité de référence de la grandeur physique régulée, par exemple pression en bars, vitesse en mètres par seconde)</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nom_usuel</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l'organe de régulation (nom littéral)</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marque</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Marque</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Marque de l'organe de régulation</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calibre</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Calibre (mm)</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Calibre de l'organe en millimètres</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annee_fabrication</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fabrication</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Année de fabrication de l'organe de régulation</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3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telegestion</w:t>
            </w:r>
          </w:p>
        </w:tc>
        <w:tc>
          <w:tcPr>
            <w:tcW w:w="11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61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l'organe de régulation</w:t>
            </w:r>
          </w:p>
        </w:tc>
        <w:tc>
          <w:tcPr>
            <w:tcW w:w="8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88" w:name="_Toc183520162"/>
      <w:r>
        <w:rPr/>
        <w:t>Élément : Station alerte AEP</w:t>
      </w:r>
      <w:bookmarkEnd w:id="88"/>
    </w:p>
    <w:tbl>
      <w:tblPr>
        <w:tblW w:w="11383"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5"/>
        <w:gridCol w:w="8687"/>
      </w:tblGrid>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aep_station_alerte</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Station alerte AEP</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Dispositif d'alerte en cas de risques d'inondation ou de pollution de la ressource prélevée</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86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32"/>
        <w:gridCol w:w="1579"/>
        <w:gridCol w:w="4452"/>
        <w:gridCol w:w="1154"/>
        <w:gridCol w:w="1668"/>
        <w:gridCol w:w="1162"/>
        <w:gridCol w:w="1118"/>
        <w:gridCol w:w="1128"/>
      </w:tblGrid>
      <w:tr>
        <w:trPr>
          <w:tblHeader w:val="true"/>
          <w:cantSplit w:val="true"/>
        </w:trPr>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5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4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16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id_aep_station_alerte</w:t>
            </w:r>
          </w:p>
        </w:tc>
        <w:tc>
          <w:tcPr>
            <w:tcW w:w="15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station alerte</w:t>
            </w:r>
          </w:p>
        </w:tc>
        <w:tc>
          <w:tcPr>
            <w:tcW w:w="44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station d'alerte d'AEP : clé primaire</w:t>
            </w:r>
          </w:p>
        </w:tc>
        <w:tc>
          <w:tcPr>
            <w:tcW w:w="11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6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r>
        <w:trPr>
          <w:cantSplit w:val="true"/>
        </w:trPr>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nom_usuel</w:t>
            </w:r>
          </w:p>
        </w:tc>
        <w:tc>
          <w:tcPr>
            <w:tcW w:w="15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44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station d'alerte (nom littéral)</w:t>
            </w:r>
          </w:p>
        </w:tc>
        <w:tc>
          <w:tcPr>
            <w:tcW w:w="11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6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r>
        <w:trPr>
          <w:cantSplit w:val="true"/>
        </w:trPr>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5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44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le réservoir</w:t>
            </w:r>
          </w:p>
        </w:tc>
        <w:tc>
          <w:tcPr>
            <w:tcW w:w="11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16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0"/>
                <w:szCs w:val="20"/>
              </w:rPr>
            </w:pPr>
            <w:r>
              <w:rPr>
                <w:sz w:val="20"/>
                <w:szCs w:val="20"/>
              </w:rPr>
              <w:t>Non</w:t>
            </w:r>
          </w:p>
        </w:tc>
      </w:tr>
    </w:tbl>
    <w:p>
      <w:pPr>
        <w:pStyle w:val="Titre4"/>
        <w:numPr>
          <w:ilvl w:val="3"/>
          <w:numId w:val="4"/>
        </w:numPr>
        <w:ind w:left="357" w:hanging="357"/>
        <w:rPr>
          <w:sz w:val="24"/>
          <w:szCs w:val="24"/>
        </w:rPr>
      </w:pPr>
      <w:bookmarkStart w:id="89" w:name="_Toc183520163"/>
      <w:r>
        <w:rPr/>
        <w:t>Élément : Traitement AEP</w:t>
      </w:r>
      <w:bookmarkEnd w:id="89"/>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309"/>
        <w:gridCol w:w="11685"/>
      </w:tblGrid>
      <w:tr>
        <w:trPr>
          <w:cantSplit w:val="true"/>
        </w:trPr>
        <w:tc>
          <w:tcPr>
            <w:tcW w:w="23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6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aep_traitement</w:t>
            </w:r>
          </w:p>
        </w:tc>
      </w:tr>
      <w:tr>
        <w:trPr>
          <w:cantSplit w:val="true"/>
        </w:trPr>
        <w:tc>
          <w:tcPr>
            <w:tcW w:w="23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6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Traitement AEP</w:t>
            </w:r>
          </w:p>
        </w:tc>
      </w:tr>
      <w:tr>
        <w:trPr>
          <w:cantSplit w:val="true"/>
        </w:trPr>
        <w:tc>
          <w:tcPr>
            <w:tcW w:w="23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6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3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6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Ensemble des installations chargées de traiter les eaux brutes pour potabilisation avant distribution (autrement désigné par "station de traitement")</w:t>
            </w:r>
          </w:p>
        </w:tc>
      </w:tr>
      <w:tr>
        <w:trPr>
          <w:cantSplit w:val="true"/>
        </w:trPr>
        <w:tc>
          <w:tcPr>
            <w:tcW w:w="23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6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3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6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3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6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55"/>
        <w:gridCol w:w="1331"/>
        <w:gridCol w:w="5588"/>
        <w:gridCol w:w="950"/>
        <w:gridCol w:w="1754"/>
        <w:gridCol w:w="985"/>
        <w:gridCol w:w="1006"/>
        <w:gridCol w:w="924"/>
      </w:tblGrid>
      <w:tr>
        <w:trPr>
          <w:tblHeader w:val="true"/>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id_aep_traitement</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traitement</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traitement d'AEP, hérité ou propre à l'objet géomatique</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nom_usuel</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station de traitement (nom littéral)</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adresse</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Adresse</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Adresse de la station de traitement</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debit_ref</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référence (m3/j)</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de référence de la station de traitement en mètres cubes par jour</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capacite</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(m3/j)</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de traitement de la station de traitement en mètres cubes par jour</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fonction_traitement</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traitement</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de la station de traitement, à savoir par exemple désinfection simple, traitement complet, post-chloration, etc. (Cf. liste de valeurs)</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aep_fonction_traitement</w:t>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type_desinfection</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désinfection</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désinfection du traitement, à savoir par exemple UV, chlore gazeux, chlore liquide, etc. (Cf. liste de valeurs)</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aep_type_desinfection</w:t>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telegestion</w:t>
            </w:r>
          </w:p>
        </w:tc>
        <w:tc>
          <w:tcPr>
            <w:tcW w:w="13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5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station de traitement</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90" w:name="_Toc183520164"/>
      <w:r>
        <w:rPr/>
        <w:t>Élément : Vanne branchement AEP</w:t>
      </w:r>
      <w:bookmarkEnd w:id="90"/>
    </w:p>
    <w:tbl>
      <w:tblPr>
        <w:tblW w:w="13229"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10534"/>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05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aep_vanne_branchement</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05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Vanne branchement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05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appliqué à l'AEPt.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5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Appareillage capable d'intercepter ou laisser libre le passage de l'eau dans le branchement, hors régulation.</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05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05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id_noeud_branchement (0,1)</w:t>
            </w:r>
          </w:p>
          <w:p>
            <w:pPr>
              <w:pStyle w:val="Normal"/>
              <w:widowControl w:val="false"/>
              <w:spacing w:before="0" w:after="60"/>
              <w:rPr/>
            </w:pPr>
            <w:r>
              <w:rPr/>
              <w:t>id_aep_canalisation_branchement (0,1)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05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047"/>
        <w:gridCol w:w="1380"/>
        <w:gridCol w:w="5107"/>
        <w:gridCol w:w="894"/>
        <w:gridCol w:w="1783"/>
        <w:gridCol w:w="938"/>
        <w:gridCol w:w="975"/>
        <w:gridCol w:w="869"/>
      </w:tblGrid>
      <w:tr>
        <w:trPr>
          <w:tblHeader w:val="true"/>
          <w:cantSplit w:val="true"/>
        </w:trPr>
        <w:tc>
          <w:tcPr>
            <w:tcW w:w="2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1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id_vanne_branchement</w:t>
            </w:r>
          </w:p>
        </w:tc>
        <w:tc>
          <w:tcPr>
            <w:tcW w:w="13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vanne branchement</w:t>
            </w:r>
          </w:p>
        </w:tc>
        <w:tc>
          <w:tcPr>
            <w:tcW w:w="51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vanne de branchement d'AEP, hérité ou propre à l'objet géomatique</w:t>
            </w:r>
          </w:p>
        </w:tc>
        <w:tc>
          <w:tcPr>
            <w:tcW w:w="8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type_vanne_branchement</w:t>
            </w:r>
          </w:p>
        </w:tc>
        <w:tc>
          <w:tcPr>
            <w:tcW w:w="13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vanne branchement</w:t>
            </w:r>
          </w:p>
        </w:tc>
        <w:tc>
          <w:tcPr>
            <w:tcW w:w="51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vanne de branchement, à savoir par exemple vanne papillon, à opercule, à boisseau sphérique, quart de tour, etc. (Cf. liste de valeurs)</w:t>
            </w:r>
          </w:p>
        </w:tc>
        <w:tc>
          <w:tcPr>
            <w:tcW w:w="8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aep_type_vanne</w:t>
            </w:r>
          </w:p>
        </w:tc>
        <w:tc>
          <w:tcPr>
            <w:tcW w:w="9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diametre</w:t>
            </w:r>
          </w:p>
        </w:tc>
        <w:tc>
          <w:tcPr>
            <w:tcW w:w="13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Diamètre (mm)</w:t>
            </w:r>
          </w:p>
        </w:tc>
        <w:tc>
          <w:tcPr>
            <w:tcW w:w="51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Diamètre de la vanne de branchement en millimètres</w:t>
            </w:r>
          </w:p>
        </w:tc>
        <w:tc>
          <w:tcPr>
            <w:tcW w:w="8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etat_ouverture</w:t>
            </w:r>
          </w:p>
        </w:tc>
        <w:tc>
          <w:tcPr>
            <w:tcW w:w="13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Etat ouverture</w:t>
            </w:r>
          </w:p>
        </w:tc>
        <w:tc>
          <w:tcPr>
            <w:tcW w:w="51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Etat d'ouverture ou de fermeture complète ou partielle de la vanne de branchement (Cf. liste de valeurs)</w:t>
            </w:r>
          </w:p>
        </w:tc>
        <w:tc>
          <w:tcPr>
            <w:tcW w:w="8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aep_etat_ouverture</w:t>
            </w:r>
          </w:p>
        </w:tc>
        <w:tc>
          <w:tcPr>
            <w:tcW w:w="9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sens_fermeture</w:t>
            </w:r>
          </w:p>
        </w:tc>
        <w:tc>
          <w:tcPr>
            <w:tcW w:w="13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Sens fermeture</w:t>
            </w:r>
          </w:p>
        </w:tc>
        <w:tc>
          <w:tcPr>
            <w:tcW w:w="51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Sens de fermeture de la vanne de branchement, à savoir horaire ou anti-horaire (Cf. liste de valeurs)</w:t>
            </w:r>
          </w:p>
        </w:tc>
        <w:tc>
          <w:tcPr>
            <w:tcW w:w="8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aep_sens_fermeture</w:t>
            </w:r>
          </w:p>
        </w:tc>
        <w:tc>
          <w:tcPr>
            <w:tcW w:w="9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sz w:val="24"/>
          <w:szCs w:val="24"/>
        </w:rPr>
      </w:pPr>
      <w:bookmarkStart w:id="91" w:name="_Toc183520165"/>
      <w:r>
        <w:rPr/>
        <w:t>Élément : Vanne réseau AEP</w:t>
      </w:r>
      <w:bookmarkEnd w:id="91"/>
    </w:p>
    <w:tbl>
      <w:tblPr>
        <w:tblW w:w="1371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11020"/>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aep_vanne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Vanne réseau AEP</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Appareillage capable d'intercepter ou laisser libre le passage de l'eau dans le réseau, hors régulation.</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l'AEP. Contraintes topologiques portées par l'entité mère.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id_noeud_reseau (0,1)</w:t>
            </w:r>
          </w:p>
          <w:p>
            <w:pPr>
              <w:pStyle w:val="Normal"/>
              <w:widowControl w:val="false"/>
              <w:spacing w:before="0" w:after="60"/>
              <w:rPr/>
            </w:pPr>
            <w:r>
              <w:rPr/>
              <w:t>id_aep_canalisation_reseau (0,1)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66"/>
        <w:gridCol w:w="1029"/>
        <w:gridCol w:w="5840"/>
        <w:gridCol w:w="946"/>
        <w:gridCol w:w="1803"/>
        <w:gridCol w:w="982"/>
        <w:gridCol w:w="1005"/>
        <w:gridCol w:w="922"/>
      </w:tblGrid>
      <w:tr>
        <w:trPr>
          <w:tblHeader w:val="true"/>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id_aep_vanne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vanne</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vanne de réseau d'AEP, hérité ou propre à l'objet géomatique</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type_vanne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vanne</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constructif de la vanne de réseau, à savoir par exemple vanne papillon, à opercule, à boisseau sphérique, guillotine, etc. (Cf. liste de valeurs)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aep_type_vanne</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diametre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Diamètre (mm)</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Diamètre de la vanne de réseau en millimètres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etat_ouverture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Etat ouverture</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Etat d'ouverture ou de fermeture complète ou partielle de la vanne de réseau (Cf. liste de valeurs)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aep_etat_ouverture</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sens_fermeture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Sens fermeture</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Sens de fermeture de la vanne de réseau, à savoir horaire ou anti-horaire (Cf. liste de valeurs)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aep_sens_fermeture</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fonction_vanne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vanne</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de la vanne sur le réseau, à savoir vanne de sectorisation, vanne de coupure, etc. (Cf. liste de valeurs)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aep_fonction_vanne</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motorisation</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Motorisation</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d'une motorisation pour la vanne de réseau</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Booléen</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telegestion</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vanne</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trHeight w:val="313" w:hRule="atLeast"/>
        </w:trPr>
        <w:tc>
          <w:tcPr>
            <w:tcW w:w="14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blocage</w:t>
            </w:r>
          </w:p>
        </w:tc>
        <w:tc>
          <w:tcPr>
            <w:tcW w:w="10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Vanne bloquée</w:t>
            </w:r>
          </w:p>
        </w:tc>
        <w:tc>
          <w:tcPr>
            <w:tcW w:w="5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Position bloquée ou non de la vanne de réseau pour des contraintes exploitation en conditions normales de fonctionnement </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com_oui_non</w:t>
            </w:r>
          </w:p>
          <w:p>
            <w:pPr>
              <w:pStyle w:val="Normal"/>
              <w:widowControl w:val="false"/>
              <w:spacing w:before="0" w:after="60"/>
              <w:rPr/>
            </w:pPr>
            <w:r>
              <w:rPr/>
            </w:r>
          </w:p>
        </w:tc>
        <w:tc>
          <w:tcPr>
            <w:tcW w:w="9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3"/>
        <w:numPr>
          <w:ilvl w:val="2"/>
          <w:numId w:val="4"/>
        </w:numPr>
        <w:rPr/>
      </w:pPr>
      <w:bookmarkStart w:id="92" w:name="_Toc183520166"/>
      <w:r>
        <w:rPr/>
        <w:t>Types énumérés eau</w:t>
      </w:r>
      <w:bookmarkEnd w:id="92"/>
    </w:p>
    <w:p>
      <w:pPr>
        <w:pStyle w:val="Titre4"/>
        <w:numPr>
          <w:ilvl w:val="3"/>
          <w:numId w:val="4"/>
        </w:numPr>
        <w:ind w:left="357" w:hanging="357"/>
        <w:rPr/>
      </w:pPr>
      <w:bookmarkStart w:id="93" w:name="_Toc183520167"/>
      <w:r>
        <w:rPr/>
        <w:t>Liste : aep_contenu_canalisation</w:t>
      </w:r>
      <w:bookmarkEnd w:id="93"/>
    </w:p>
    <w:p>
      <w:pPr>
        <w:pStyle w:val="Corpsdetexte"/>
        <w:rPr/>
      </w:pPr>
      <w:r>
        <w:rPr/>
        <w:t xml:space="preserve">Nom : aep_contenu_canalisation </w:t>
      </w:r>
    </w:p>
    <w:tbl>
      <w:tblPr>
        <w:tblW w:w="1239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3723"/>
        <w:gridCol w:w="6952"/>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37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9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eau_brute</w:t>
            </w:r>
          </w:p>
        </w:tc>
        <w:tc>
          <w:tcPr>
            <w:tcW w:w="37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brute</w:t>
            </w:r>
          </w:p>
        </w:tc>
        <w:tc>
          <w:tcPr>
            <w:tcW w:w="69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brute naturelle non traitée pour potabilisation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eau_potable</w:t>
            </w:r>
          </w:p>
        </w:tc>
        <w:tc>
          <w:tcPr>
            <w:tcW w:w="37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potable</w:t>
            </w:r>
          </w:p>
        </w:tc>
        <w:tc>
          <w:tcPr>
            <w:tcW w:w="69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potable conforme pour distribution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eau_impropre</w:t>
            </w:r>
          </w:p>
        </w:tc>
        <w:tc>
          <w:tcPr>
            <w:tcW w:w="37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impropre consommation humaine</w:t>
            </w:r>
          </w:p>
        </w:tc>
        <w:tc>
          <w:tcPr>
            <w:tcW w:w="69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impropre à la consommation humaine (REUT, EICH, industrielle...)</w:t>
            </w:r>
          </w:p>
        </w:tc>
      </w:tr>
    </w:tbl>
    <w:p>
      <w:pPr>
        <w:pStyle w:val="Titre4"/>
        <w:numPr>
          <w:ilvl w:val="3"/>
          <w:numId w:val="4"/>
        </w:numPr>
        <w:ind w:left="357" w:hanging="357"/>
        <w:rPr/>
      </w:pPr>
      <w:bookmarkStart w:id="94" w:name="_Toc183520168"/>
      <w:r>
        <w:rPr/>
        <w:t>Liste : aep_etat_ouverture</w:t>
      </w:r>
      <w:bookmarkEnd w:id="94"/>
    </w:p>
    <w:p>
      <w:pPr>
        <w:pStyle w:val="Corpsdetexte"/>
        <w:rPr/>
      </w:pPr>
      <w:r>
        <w:rPr/>
        <w:t xml:space="preserve">Nom : aep_etat_ouverture </w:t>
      </w:r>
    </w:p>
    <w:tbl>
      <w:tblPr>
        <w:tblW w:w="9654"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858"/>
        <w:gridCol w:w="2410"/>
        <w:gridCol w:w="5386"/>
      </w:tblGrid>
      <w:tr>
        <w:trPr>
          <w:tblHeader w:val="true"/>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53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ouverte</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Ouverte</w:t>
            </w:r>
          </w:p>
        </w:tc>
        <w:tc>
          <w:tcPr>
            <w:tcW w:w="53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totalement ouverte</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fermee</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Fermée</w:t>
            </w:r>
          </w:p>
        </w:tc>
        <w:tc>
          <w:tcPr>
            <w:tcW w:w="53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totalement fermée</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partiel_ouverte</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Partiellement ouverte</w:t>
            </w:r>
          </w:p>
        </w:tc>
        <w:tc>
          <w:tcPr>
            <w:tcW w:w="53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ouverte entre 50 et 100 % de son ouverture</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partiel_fermee</w:t>
            </w:r>
          </w:p>
        </w:tc>
        <w:tc>
          <w:tcPr>
            <w:tcW w:w="241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Partiellement fermée</w:t>
            </w:r>
          </w:p>
        </w:tc>
        <w:tc>
          <w:tcPr>
            <w:tcW w:w="538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ouverte entre 0 et 50 % de son ouverture</w:t>
            </w:r>
          </w:p>
        </w:tc>
      </w:tr>
    </w:tbl>
    <w:p>
      <w:pPr>
        <w:pStyle w:val="Titre4"/>
        <w:numPr>
          <w:ilvl w:val="3"/>
          <w:numId w:val="4"/>
        </w:numPr>
        <w:ind w:left="357" w:hanging="357"/>
        <w:rPr/>
      </w:pPr>
      <w:bookmarkStart w:id="95" w:name="_Toc183520169"/>
      <w:r>
        <w:rPr/>
        <w:t>Liste : aep_fonction_branchement</w:t>
      </w:r>
      <w:bookmarkEnd w:id="95"/>
    </w:p>
    <w:p>
      <w:pPr>
        <w:pStyle w:val="Corpsdetexte"/>
        <w:rPr/>
      </w:pPr>
      <w:r>
        <w:rPr/>
        <w:t xml:space="preserve">Nom : aep_fonction_branchement </w:t>
      </w:r>
    </w:p>
    <w:tbl>
      <w:tblPr>
        <w:tblW w:w="752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148"/>
        <w:gridCol w:w="1702"/>
        <w:gridCol w:w="4678"/>
      </w:tblGrid>
      <w:tr>
        <w:trPr>
          <w:tblHeader w:val="true"/>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usager</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Usager</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 destination d'un usager/abonné</w:t>
            </w:r>
          </w:p>
        </w:tc>
      </w:tr>
      <w:tr>
        <w:trPr>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incendie</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Incendie</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Pour branchement défense incendie</w:t>
            </w:r>
          </w:p>
        </w:tc>
      </w:tr>
      <w:tr>
        <w:trPr>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purge</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Purge</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Pour purge de la canalisation principale</w:t>
            </w:r>
          </w:p>
        </w:tc>
      </w:tr>
      <w:tr>
        <w:trPr>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vidange</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Vidange</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Pour vidange de la canalisation principale</w:t>
            </w:r>
          </w:p>
        </w:tc>
      </w:tr>
      <w:tr>
        <w:trPr>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livraison</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livraison</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Cf. information du point de livraison</w:t>
            </w:r>
          </w:p>
        </w:tc>
      </w:tr>
    </w:tbl>
    <w:p>
      <w:pPr>
        <w:pStyle w:val="Titre4"/>
        <w:numPr>
          <w:ilvl w:val="3"/>
          <w:numId w:val="4"/>
        </w:numPr>
        <w:ind w:left="357" w:hanging="357"/>
        <w:rPr/>
      </w:pPr>
      <w:bookmarkStart w:id="96" w:name="_Toc183520170"/>
      <w:r>
        <w:rPr/>
        <w:t>Liste : aep_fonction_canalisation</w:t>
      </w:r>
      <w:bookmarkEnd w:id="96"/>
    </w:p>
    <w:p>
      <w:pPr>
        <w:pStyle w:val="Corpsdetexte"/>
        <w:rPr/>
      </w:pPr>
      <w:r>
        <w:rPr/>
        <w:t xml:space="preserve">Nom : aep_fonction_canalisation </w:t>
      </w:r>
    </w:p>
    <w:tbl>
      <w:tblPr>
        <w:tblW w:w="11214"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858"/>
        <w:gridCol w:w="2552"/>
        <w:gridCol w:w="6804"/>
      </w:tblGrid>
      <w:tr>
        <w:trPr>
          <w:tblHeader w:val="true"/>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8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adduction</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Adduction</w:t>
            </w:r>
          </w:p>
        </w:tc>
        <w:tc>
          <w:tcPr>
            <w:tcW w:w="68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leur source jusqu'aux installations de traitement</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transport</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Transport</w:t>
            </w:r>
          </w:p>
        </w:tc>
        <w:tc>
          <w:tcPr>
            <w:tcW w:w="68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de transport ou transfert entre réservoir</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transport_distri</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Transport-distribution</w:t>
            </w:r>
          </w:p>
        </w:tc>
        <w:tc>
          <w:tcPr>
            <w:tcW w:w="68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assurant le transport et la distribution</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distribution</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Distribution</w:t>
            </w:r>
          </w:p>
        </w:tc>
        <w:tc>
          <w:tcPr>
            <w:tcW w:w="680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assurant la distribution auprès des usagers</w:t>
            </w:r>
          </w:p>
        </w:tc>
      </w:tr>
    </w:tbl>
    <w:p>
      <w:pPr>
        <w:pStyle w:val="Titre4"/>
        <w:numPr>
          <w:ilvl w:val="3"/>
          <w:numId w:val="4"/>
        </w:numPr>
        <w:ind w:left="357" w:hanging="357"/>
        <w:rPr/>
      </w:pPr>
      <w:bookmarkStart w:id="97" w:name="_Toc183520171"/>
      <w:r>
        <w:rPr/>
        <w:t>Liste : aep_fonction_point_mesure</w:t>
      </w:r>
      <w:bookmarkEnd w:id="97"/>
    </w:p>
    <w:p>
      <w:pPr>
        <w:pStyle w:val="Corpsdetexte"/>
        <w:rPr/>
      </w:pPr>
      <w:r>
        <w:rPr/>
        <w:t xml:space="preserve">Nom : aep_fonction_point_mesure </w:t>
      </w:r>
    </w:p>
    <w:tbl>
      <w:tblPr>
        <w:tblW w:w="7953"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000"/>
        <w:gridCol w:w="2126"/>
        <w:gridCol w:w="3827"/>
      </w:tblGrid>
      <w:tr>
        <w:trPr>
          <w:tblHeader w:val="true"/>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sectorisation</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Sectorisation</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Comptage d'un secteur/îlot</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production</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Production</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Comptage de sortie d'usine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recherche_fuite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Recherche de fuite</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Compteur pour recherche de fuite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achat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Achat</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Achat d'eau facturé</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Vente</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Vente d'eau facturée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achat_vente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Achat/vente</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Echange d'eau facturé</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import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Import</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Entrée d'eau sans facturation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export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Export</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Sortie d'eau sans facturation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import_export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Import/export</w:t>
            </w:r>
          </w:p>
        </w:tc>
        <w:tc>
          <w:tcPr>
            <w:tcW w:w="38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Echange d'eau sans facturation</w:t>
            </w:r>
          </w:p>
        </w:tc>
      </w:tr>
    </w:tbl>
    <w:p>
      <w:pPr>
        <w:pStyle w:val="Titre4"/>
        <w:numPr>
          <w:ilvl w:val="3"/>
          <w:numId w:val="4"/>
        </w:numPr>
        <w:ind w:left="357" w:hanging="357"/>
        <w:rPr/>
      </w:pPr>
      <w:bookmarkStart w:id="98" w:name="_Toc183520172"/>
      <w:r>
        <w:rPr/>
        <w:t>Liste : aep_fonction_pompage</w:t>
      </w:r>
      <w:bookmarkEnd w:id="98"/>
    </w:p>
    <w:p>
      <w:pPr>
        <w:pStyle w:val="Corpsdetexte"/>
        <w:rPr/>
      </w:pPr>
      <w:r>
        <w:rPr/>
        <w:t xml:space="preserve">Nom : aep_fonction_pompage </w:t>
      </w:r>
    </w:p>
    <w:tbl>
      <w:tblPr>
        <w:tblW w:w="1234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2126"/>
        <w:gridCol w:w="8506"/>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exhaure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d'exhaure</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Puisage ou pompage des eaux d'infiltration des mines, carrières et milieux souterrains</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transfert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Transfert</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Pompage de transvasement entre ouvrage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reprise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Reprise</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Pompage qui assure les débits et la remise en pression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accelerateur</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Accélérateur</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Pompage servant à accélérer l'écoulement des eaux</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surpresseur</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Surpresseur</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Pompage servant à augmenter ou maintenir la pression du réseau</w:t>
            </w:r>
          </w:p>
        </w:tc>
      </w:tr>
    </w:tbl>
    <w:p>
      <w:pPr>
        <w:pStyle w:val="Titre4"/>
        <w:numPr>
          <w:ilvl w:val="3"/>
          <w:numId w:val="4"/>
        </w:numPr>
        <w:ind w:left="357" w:hanging="357"/>
        <w:rPr/>
      </w:pPr>
      <w:bookmarkStart w:id="99" w:name="_Toc183520173"/>
      <w:r>
        <w:rPr/>
        <w:t>Liste : aep_fonction_traitement</w:t>
      </w:r>
      <w:bookmarkEnd w:id="99"/>
    </w:p>
    <w:p>
      <w:pPr>
        <w:pStyle w:val="Corpsdetexte"/>
        <w:rPr/>
      </w:pPr>
      <w:r>
        <w:rPr/>
        <w:t xml:space="preserve">Nom : aep_fonction_traitement </w:t>
      </w:r>
    </w:p>
    <w:tbl>
      <w:tblPr>
        <w:tblW w:w="12379"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574"/>
        <w:gridCol w:w="3179"/>
        <w:gridCol w:w="7626"/>
      </w:tblGrid>
      <w:tr>
        <w:trPr>
          <w:tblHeader w:val="true"/>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31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6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usine</w:t>
            </w:r>
          </w:p>
        </w:tc>
        <w:tc>
          <w:tcPr>
            <w:tcW w:w="31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Usine</w:t>
            </w:r>
          </w:p>
        </w:tc>
        <w:tc>
          <w:tcPr>
            <w:tcW w:w="76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Installation de traitement complet</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chimique</w:t>
            </w:r>
          </w:p>
        </w:tc>
        <w:tc>
          <w:tcPr>
            <w:tcW w:w="31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Traitement d'éléments chimiques</w:t>
            </w:r>
          </w:p>
        </w:tc>
        <w:tc>
          <w:tcPr>
            <w:tcW w:w="76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Abattement des nitrates, phosphates, pesticides, fluoruration, défluoruration....</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metaux</w:t>
            </w:r>
          </w:p>
        </w:tc>
        <w:tc>
          <w:tcPr>
            <w:tcW w:w="31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Traitement des métaux</w:t>
            </w:r>
          </w:p>
        </w:tc>
        <w:tc>
          <w:tcPr>
            <w:tcW w:w="76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Traitement des fers, métaux lourds, metalloïdes...</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desinfection</w:t>
            </w:r>
          </w:p>
        </w:tc>
        <w:tc>
          <w:tcPr>
            <w:tcW w:w="31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Désinfection</w:t>
            </w:r>
          </w:p>
        </w:tc>
        <w:tc>
          <w:tcPr>
            <w:tcW w:w="76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Juste poste de désinfection</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rechloration</w:t>
            </w:r>
          </w:p>
        </w:tc>
        <w:tc>
          <w:tcPr>
            <w:tcW w:w="31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Re-chloration</w:t>
            </w:r>
          </w:p>
        </w:tc>
        <w:tc>
          <w:tcPr>
            <w:tcW w:w="76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Maintient ou remonte le taux de chlore</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equilibre</w:t>
            </w:r>
          </w:p>
        </w:tc>
        <w:tc>
          <w:tcPr>
            <w:tcW w:w="31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Maintien des équilibres</w:t>
            </w:r>
          </w:p>
        </w:tc>
        <w:tc>
          <w:tcPr>
            <w:tcW w:w="76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Equilibre calcocarbonique, minéralisation, dureté, pH....</w:t>
            </w:r>
          </w:p>
        </w:tc>
      </w:tr>
    </w:tbl>
    <w:p>
      <w:pPr>
        <w:pStyle w:val="Titre4"/>
        <w:numPr>
          <w:ilvl w:val="3"/>
          <w:numId w:val="4"/>
        </w:numPr>
        <w:ind w:left="357" w:hanging="357"/>
        <w:rPr/>
      </w:pPr>
      <w:bookmarkStart w:id="100" w:name="_Toc183520174"/>
      <w:r>
        <w:rPr/>
        <w:t>Liste : aep_fonction_vanne</w:t>
      </w:r>
      <w:bookmarkEnd w:id="100"/>
    </w:p>
    <w:p>
      <w:pPr>
        <w:pStyle w:val="Corpsdetexte"/>
        <w:rPr/>
      </w:pPr>
      <w:r>
        <w:rPr/>
        <w:t xml:space="preserve">Nom : aep_fonction_vanne </w:t>
      </w:r>
    </w:p>
    <w:tbl>
      <w:tblPr>
        <w:tblW w:w="1234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2126"/>
        <w:gridCol w:w="8506"/>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sectorisation</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Sectorisation</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permettant l'isolation d'un secteur ou d'un îlot</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coupure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de coupure</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permettant d'isoler une partie de réseau</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purge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Purge</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permettant la purge ou vidange du réseau</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securisation</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Sécurisation</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Assure la mise en sécurité d'un ouvrage ou équipement</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sans_fonction</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 fonction</w:t>
            </w:r>
          </w:p>
        </w:tc>
        <w:tc>
          <w:tcPr>
            <w:tcW w:w="850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sans fonction particulière</w:t>
            </w:r>
          </w:p>
        </w:tc>
      </w:tr>
    </w:tbl>
    <w:p>
      <w:pPr>
        <w:pStyle w:val="Titre4"/>
        <w:numPr>
          <w:ilvl w:val="3"/>
          <w:numId w:val="4"/>
        </w:numPr>
        <w:ind w:left="357" w:hanging="357"/>
        <w:rPr/>
      </w:pPr>
      <w:bookmarkStart w:id="101" w:name="_Toc183520175"/>
      <w:r>
        <w:rPr/>
        <w:t>Liste : aep_installation_pompage</w:t>
      </w:r>
      <w:bookmarkEnd w:id="101"/>
    </w:p>
    <w:p>
      <w:pPr>
        <w:pStyle w:val="Corpsdetexte"/>
        <w:rPr/>
      </w:pPr>
      <w:r>
        <w:rPr/>
        <w:t xml:space="preserve">Nom : aep_installation_pompage </w:t>
      </w:r>
    </w:p>
    <w:tbl>
      <w:tblPr>
        <w:tblW w:w="752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5"/>
        <w:gridCol w:w="1701"/>
        <w:gridCol w:w="4112"/>
      </w:tblGrid>
      <w:tr>
        <w:trPr>
          <w:tblHeader w:val="true"/>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11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ligne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 ligne</w:t>
            </w:r>
          </w:p>
        </w:tc>
        <w:tc>
          <w:tcPr>
            <w:tcW w:w="411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Installation sur conduite</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bache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Dans bâche</w:t>
            </w:r>
          </w:p>
        </w:tc>
        <w:tc>
          <w:tcPr>
            <w:tcW w:w="411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Installation dans une bâche</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hors_bache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Hors bâche</w:t>
            </w:r>
          </w:p>
        </w:tc>
        <w:tc>
          <w:tcPr>
            <w:tcW w:w="411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Pompe en local sec (hors bâche)</w:t>
            </w:r>
          </w:p>
        </w:tc>
      </w:tr>
    </w:tbl>
    <w:p>
      <w:pPr>
        <w:pStyle w:val="Titre4"/>
        <w:numPr>
          <w:ilvl w:val="3"/>
          <w:numId w:val="4"/>
        </w:numPr>
        <w:ind w:left="357" w:hanging="357"/>
        <w:rPr/>
      </w:pPr>
      <w:bookmarkStart w:id="102" w:name="_Toc183520176"/>
      <w:r>
        <w:rPr/>
        <w:t>Liste : aep_sens_fermeture</w:t>
      </w:r>
      <w:bookmarkEnd w:id="102"/>
    </w:p>
    <w:p>
      <w:pPr>
        <w:pStyle w:val="Corpsdetexte"/>
        <w:rPr/>
      </w:pPr>
      <w:r>
        <w:rPr/>
        <w:t xml:space="preserve">Nom : aep_sens_fermeture </w:t>
      </w:r>
    </w:p>
    <w:tbl>
      <w:tblPr>
        <w:tblW w:w="1064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148"/>
        <w:gridCol w:w="2411"/>
        <w:gridCol w:w="7088"/>
      </w:tblGrid>
      <w:tr>
        <w:trPr>
          <w:tblHeader w:val="true"/>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41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0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FSH</w:t>
            </w:r>
          </w:p>
        </w:tc>
        <w:tc>
          <w:tcPr>
            <w:tcW w:w="241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horaire</w:t>
            </w:r>
          </w:p>
        </w:tc>
        <w:tc>
          <w:tcPr>
            <w:tcW w:w="70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Sens de fermeture dans les sens des aiguilles d'une montre</w:t>
            </w:r>
          </w:p>
        </w:tc>
      </w:tr>
      <w:tr>
        <w:trPr>
          <w:cantSplit w:val="true"/>
        </w:trPr>
        <w:tc>
          <w:tcPr>
            <w:tcW w:w="114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FAH</w:t>
            </w:r>
          </w:p>
        </w:tc>
        <w:tc>
          <w:tcPr>
            <w:tcW w:w="241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anti-horaire</w:t>
            </w:r>
          </w:p>
        </w:tc>
        <w:tc>
          <w:tcPr>
            <w:tcW w:w="70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Sens de fermeture dans le sens opposé aux aiguilles d'une montre</w:t>
            </w:r>
          </w:p>
        </w:tc>
      </w:tr>
    </w:tbl>
    <w:p>
      <w:pPr>
        <w:pStyle w:val="Titre4"/>
        <w:numPr>
          <w:ilvl w:val="3"/>
          <w:numId w:val="4"/>
        </w:numPr>
        <w:ind w:left="357" w:hanging="357"/>
        <w:rPr/>
      </w:pPr>
      <w:bookmarkStart w:id="103" w:name="_Toc183520177"/>
      <w:r>
        <w:rPr/>
        <w:t>Liste : aep_type_appareillage</w:t>
      </w:r>
      <w:bookmarkEnd w:id="103"/>
    </w:p>
    <w:p>
      <w:pPr>
        <w:pStyle w:val="Corpsdetexte"/>
        <w:rPr/>
      </w:pPr>
      <w:r>
        <w:rPr/>
        <w:t xml:space="preserve">Nom : aep_type_appareillage </w:t>
      </w:r>
    </w:p>
    <w:tbl>
      <w:tblPr>
        <w:tblW w:w="11282"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000"/>
        <w:gridCol w:w="2951"/>
        <w:gridCol w:w="6331"/>
      </w:tblGrid>
      <w:tr>
        <w:trPr>
          <w:tblHeader w:val="true"/>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ventouse</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Ventouse</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d'évacuer les gaz d'une conduite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disconnecteur</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Disconnecteur</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Organe de protection contre les retours d'eau</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filtre</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Filtre</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retenir des éléments présents dans l'eau</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chasse</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Chasse manuelle/automatique</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Organe créant une circulation soudaine d'eau</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boite_boue</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Boîte à boues</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piéger les boues</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purge</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Purge</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Ouverture manuelle du réseau pour chasse d'air ou d'eau</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vidange</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Vidange (décharge)</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vider entièrement une conduite ou réseau</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anti_belier</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Anti-bélier</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Organe de protection contre les variations soudaines de pression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anti_retour</w:t>
            </w:r>
          </w:p>
        </w:tc>
        <w:tc>
          <w:tcPr>
            <w:tcW w:w="29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Clapet anti-retour</w:t>
            </w:r>
          </w:p>
        </w:tc>
        <w:tc>
          <w:tcPr>
            <w:tcW w:w="63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Organe de protection contre le retour d''eau dans le réseau</w:t>
            </w:r>
          </w:p>
        </w:tc>
      </w:tr>
    </w:tbl>
    <w:p>
      <w:pPr>
        <w:pStyle w:val="Titre4"/>
        <w:numPr>
          <w:ilvl w:val="3"/>
          <w:numId w:val="4"/>
        </w:numPr>
        <w:ind w:left="357" w:hanging="357"/>
        <w:rPr/>
      </w:pPr>
      <w:bookmarkStart w:id="104" w:name="_Toc183520178"/>
      <w:r>
        <w:rPr/>
        <w:t>Liste : aep_type_captage</w:t>
      </w:r>
      <w:bookmarkEnd w:id="104"/>
    </w:p>
    <w:p>
      <w:pPr>
        <w:pStyle w:val="Corpsdetexte"/>
        <w:rPr/>
      </w:pPr>
      <w:r>
        <w:rPr/>
        <w:t xml:space="preserve">Nom : aep_type_captage </w:t>
      </w:r>
    </w:p>
    <w:tbl>
      <w:tblPr>
        <w:tblW w:w="13056"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1559"/>
        <w:gridCol w:w="10064"/>
      </w:tblGrid>
      <w:tr>
        <w:trPr>
          <w:tblHeader w:val="true"/>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1006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forage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Forage</w:t>
            </w:r>
          </w:p>
        </w:tc>
        <w:tc>
          <w:tcPr>
            <w:tcW w:w="1006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Ouvrage étroit permettant de capter les eaux souterraines</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prise_eau</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Prise d'eau</w:t>
            </w:r>
          </w:p>
        </w:tc>
        <w:tc>
          <w:tcPr>
            <w:tcW w:w="1006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Prise d'eau, puits artésien, ou captant</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puits</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Puits</w:t>
            </w:r>
          </w:p>
        </w:tc>
        <w:tc>
          <w:tcPr>
            <w:tcW w:w="1006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Cavité circulaire, profonde et étroite, à parois maçonnées, pratiquée dans le sol pour atteindre une nappe d'eau souterraine</w:t>
            </w:r>
          </w:p>
        </w:tc>
      </w:tr>
    </w:tbl>
    <w:p>
      <w:pPr>
        <w:pStyle w:val="Titre4"/>
        <w:numPr>
          <w:ilvl w:val="3"/>
          <w:numId w:val="4"/>
        </w:numPr>
        <w:ind w:left="357" w:hanging="357"/>
        <w:rPr/>
      </w:pPr>
      <w:bookmarkStart w:id="105" w:name="_Toc183520179"/>
      <w:r>
        <w:rPr/>
        <w:t>Liste : aep_type_consigne</w:t>
      </w:r>
      <w:bookmarkEnd w:id="105"/>
    </w:p>
    <w:p>
      <w:pPr>
        <w:pStyle w:val="Corpsdetexte"/>
        <w:rPr/>
      </w:pPr>
      <w:r>
        <w:rPr/>
        <w:t xml:space="preserve">Nom : aep_type_consigne </w:t>
      </w:r>
    </w:p>
    <w:tbl>
      <w:tblPr>
        <w:tblW w:w="752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1276"/>
        <w:gridCol w:w="4819"/>
      </w:tblGrid>
      <w:tr>
        <w:trPr>
          <w:tblHeader w:val="true"/>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amont</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Amont</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Consigne s'applique en entrée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aval</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Aval</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Consigne s'applique en sortie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amont_aval</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Amont/aval</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Consigne s'applique en entrée et en sortie</w:t>
            </w:r>
          </w:p>
        </w:tc>
      </w:tr>
    </w:tbl>
    <w:p>
      <w:pPr>
        <w:pStyle w:val="Titre4"/>
        <w:numPr>
          <w:ilvl w:val="3"/>
          <w:numId w:val="4"/>
        </w:numPr>
        <w:ind w:left="357" w:hanging="357"/>
        <w:rPr/>
      </w:pPr>
      <w:bookmarkStart w:id="106" w:name="_Toc183520180"/>
      <w:r>
        <w:rPr/>
        <w:t>Liste : aep_type_desinfection</w:t>
      </w:r>
      <w:bookmarkEnd w:id="106"/>
    </w:p>
    <w:p>
      <w:pPr>
        <w:pStyle w:val="Corpsdetexte"/>
        <w:rPr/>
      </w:pPr>
      <w:r>
        <w:rPr/>
        <w:t xml:space="preserve">Nom : aep_type_desinfection </w:t>
      </w:r>
    </w:p>
    <w:tbl>
      <w:tblPr>
        <w:tblW w:w="8095"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700"/>
        <w:gridCol w:w="4679"/>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uv</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UV</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Lumière ultraviolet (UV)</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radiation</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Radiation</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Radiation électronique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gamma</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Gamma</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Rayon gamma</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ultrason</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Ultrason</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Ultrasons</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chaleur</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Chaleur</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Chaleur</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chlore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Chlore</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Chlore (Cl2)</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dichlore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Dichlore</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Dioxyde de chlore (ClO2)</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hypochlorite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Hypochlorite</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Hypochlorite (OCl-)</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ozone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Ozone</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Ozone (O3)</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halogene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Halogène</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lang w:val="en-US"/>
              </w:rPr>
            </w:pPr>
            <w:r>
              <w:rPr>
                <w:lang w:val="en-US"/>
              </w:rPr>
              <w:t>Halogènes : Brome (Br2), Iode (I)</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brome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Brome</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Chlorure de brome (BrCl)</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metaux</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Métaux</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Métaux : Cuivre (Cu2+), Argent (Ag+)</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kmno4</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KMnO4</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Permanganate de potassium (KMnO4)</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phenol</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Phénol</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Phénols</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alcool</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Alcool</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Alcools</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detergent</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Détergent</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Savons et détergents</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h2o2</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H2O2</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éeroxyde d'hydrogène</w:t>
            </w:r>
          </w:p>
        </w:tc>
      </w:tr>
    </w:tbl>
    <w:p>
      <w:pPr>
        <w:pStyle w:val="Titre4"/>
        <w:numPr>
          <w:ilvl w:val="3"/>
          <w:numId w:val="4"/>
        </w:numPr>
        <w:ind w:left="357" w:hanging="357"/>
        <w:rPr/>
      </w:pPr>
      <w:bookmarkStart w:id="107" w:name="_Toc183520181"/>
      <w:r>
        <w:rPr/>
        <w:t>Liste : aep_type_piece</w:t>
      </w:r>
      <w:bookmarkEnd w:id="107"/>
    </w:p>
    <w:p>
      <w:pPr>
        <w:pStyle w:val="Corpsdetexte"/>
        <w:rPr/>
      </w:pPr>
      <w:r>
        <w:rPr/>
        <w:t xml:space="preserve">Nom : aep_type_piece </w:t>
      </w:r>
    </w:p>
    <w:tbl>
      <w:tblPr>
        <w:tblW w:w="1234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42"/>
        <w:gridCol w:w="1983"/>
        <w:gridCol w:w="8223"/>
      </w:tblGrid>
      <w:tr>
        <w:trPr>
          <w:tblHeader w:val="true"/>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Cône de réduction</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Diminution ou augmentation de diamètre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pp</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Plaque pleine</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Plaque pleine de fermeture à une extrémité de conduite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plaque_taraudee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Plaque taraudée</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Plaque percée et taraudée pour fixation robinetterie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coude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Coude</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Changement de direction</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manchon</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Manchon</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Manchon de réparation ou de jointure dans le prolongement de deux conduites</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raccord</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Raccord</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Connexion entre plusieurs conduites</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Té</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Raccord à angle droit entre trois conduites</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croix</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Croix</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Raccord entre 4 conduites</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bouchon</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Bouchon</w:t>
            </w:r>
          </w:p>
        </w:tc>
        <w:tc>
          <w:tcPr>
            <w:tcW w:w="822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Pièce permettant la fermeture définitive de la conduite</w:t>
            </w:r>
          </w:p>
        </w:tc>
      </w:tr>
    </w:tbl>
    <w:p>
      <w:pPr>
        <w:pStyle w:val="Titre4"/>
        <w:numPr>
          <w:ilvl w:val="3"/>
          <w:numId w:val="4"/>
        </w:numPr>
        <w:ind w:left="357" w:hanging="357"/>
        <w:rPr/>
      </w:pPr>
      <w:bookmarkStart w:id="108" w:name="_Toc183520182"/>
      <w:r>
        <w:rPr/>
        <w:t>Liste : aep_type_point_livraison</w:t>
      </w:r>
      <w:bookmarkEnd w:id="108"/>
    </w:p>
    <w:p>
      <w:pPr>
        <w:pStyle w:val="Corpsdetexte"/>
        <w:rPr/>
      </w:pPr>
      <w:r>
        <w:rPr/>
        <w:t xml:space="preserve">Nom : aep_type_point_livraison </w:t>
      </w:r>
    </w:p>
    <w:tbl>
      <w:tblPr>
        <w:tblW w:w="7386"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000"/>
        <w:gridCol w:w="2125"/>
        <w:gridCol w:w="3261"/>
      </w:tblGrid>
      <w:tr>
        <w:trPr>
          <w:tblHeader w:val="true"/>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mural</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Coffret mural</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Coffret mural</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socle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Coffret sur socle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Coffret sur socle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citerneau</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Citerneau</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Citerneau</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regard</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Regard visitable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Regard visitable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abri</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Abri non gélif</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Abri non gélif</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 enveloppe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Sans enveloppe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support</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Support mural</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Support mural</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incendie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Défense incendie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Défense incendie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lavoir</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Lavoir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Lavoir</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fontaine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Fontaine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Fontaine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borne_arrosage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Borne arrosage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Borne arrosage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borne_puisage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Borne puisage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Borne puisage</w:t>
            </w:r>
          </w:p>
        </w:tc>
      </w:tr>
    </w:tbl>
    <w:p>
      <w:pPr>
        <w:pStyle w:val="Titre4"/>
        <w:numPr>
          <w:ilvl w:val="3"/>
          <w:numId w:val="4"/>
        </w:numPr>
        <w:ind w:left="357" w:hanging="357"/>
        <w:rPr/>
      </w:pPr>
      <w:bookmarkStart w:id="109" w:name="_Toc183520183"/>
      <w:r>
        <w:rPr/>
        <w:t>Liste : aep_type_point_mesure</w:t>
      </w:r>
      <w:bookmarkEnd w:id="109"/>
    </w:p>
    <w:p>
      <w:pPr>
        <w:pStyle w:val="Corpsdetexte"/>
        <w:rPr/>
      </w:pPr>
      <w:r>
        <w:rPr/>
        <w:t xml:space="preserve">Nom : aep_type_point_mesure </w:t>
      </w:r>
    </w:p>
    <w:tbl>
      <w:tblPr>
        <w:tblW w:w="1178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000"/>
        <w:gridCol w:w="1984"/>
        <w:gridCol w:w="7797"/>
      </w:tblGrid>
      <w:tr>
        <w:trPr>
          <w:tblHeader w:val="true"/>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7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volume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Volume</w:t>
            </w:r>
          </w:p>
        </w:tc>
        <w:tc>
          <w:tcPr>
            <w:tcW w:w="77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d'un volume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vitesse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Vitesse</w:t>
            </w:r>
          </w:p>
        </w:tc>
        <w:tc>
          <w:tcPr>
            <w:tcW w:w="77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la vitesse d'écoulement</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debit</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Débit</w:t>
            </w:r>
          </w:p>
        </w:tc>
        <w:tc>
          <w:tcPr>
            <w:tcW w:w="77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du débit</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pression</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Pression</w:t>
            </w:r>
          </w:p>
        </w:tc>
        <w:tc>
          <w:tcPr>
            <w:tcW w:w="77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de la pression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physico_chimique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Physico-chimique</w:t>
            </w:r>
          </w:p>
        </w:tc>
        <w:tc>
          <w:tcPr>
            <w:tcW w:w="77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un ou des paramètres physico chimique (température, pH, chlore...)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multiple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Multiple</w:t>
            </w:r>
          </w:p>
        </w:tc>
        <w:tc>
          <w:tcPr>
            <w:tcW w:w="77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Plusieurs mesures au même point</w:t>
            </w:r>
          </w:p>
        </w:tc>
      </w:tr>
    </w:tbl>
    <w:p>
      <w:pPr>
        <w:pStyle w:val="Titre4"/>
        <w:numPr>
          <w:ilvl w:val="3"/>
          <w:numId w:val="4"/>
        </w:numPr>
        <w:ind w:left="357" w:hanging="357"/>
        <w:rPr/>
      </w:pPr>
      <w:bookmarkStart w:id="110" w:name="_Toc183520184"/>
      <w:r>
        <w:rPr/>
        <w:t>Liste : aep_type_pression</w:t>
      </w:r>
      <w:bookmarkEnd w:id="110"/>
    </w:p>
    <w:p>
      <w:pPr>
        <w:pStyle w:val="Corpsdetexte"/>
        <w:rPr/>
      </w:pPr>
      <w:r>
        <w:rPr/>
        <w:t xml:space="preserve">Nom : aep_type_pression </w:t>
      </w:r>
    </w:p>
    <w:tbl>
      <w:tblPr>
        <w:tblW w:w="1178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000"/>
        <w:gridCol w:w="2125"/>
        <w:gridCol w:w="7656"/>
      </w:tblGrid>
      <w:tr>
        <w:trPr>
          <w:tblHeader w:val="true"/>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6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gravitaire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Gravitaire</w:t>
            </w:r>
          </w:p>
        </w:tc>
        <w:tc>
          <w:tcPr>
            <w:tcW w:w="76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Ecoulement suivant la gravité</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surpresse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Surpressé</w:t>
            </w:r>
          </w:p>
        </w:tc>
        <w:tc>
          <w:tcPr>
            <w:tcW w:w="76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Secteur ou étage après surpresseur</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reduit</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Réduit</w:t>
            </w:r>
          </w:p>
        </w:tc>
        <w:tc>
          <w:tcPr>
            <w:tcW w:w="76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Secteur ou étage où la pression est réduite</w:t>
            </w:r>
          </w:p>
        </w:tc>
      </w:tr>
      <w:tr>
        <w:trPr>
          <w:cantSplit w:val="true"/>
        </w:trPr>
        <w:tc>
          <w:tcPr>
            <w:tcW w:w="20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surpresse_reduit</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Surpressé - réduit</w:t>
            </w:r>
          </w:p>
        </w:tc>
        <w:tc>
          <w:tcPr>
            <w:tcW w:w="765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Pression réduite après la phase de surpression</w:t>
            </w:r>
          </w:p>
        </w:tc>
      </w:tr>
    </w:tbl>
    <w:p>
      <w:pPr>
        <w:pStyle w:val="Titre4"/>
        <w:numPr>
          <w:ilvl w:val="3"/>
          <w:numId w:val="4"/>
        </w:numPr>
        <w:ind w:left="357" w:hanging="357"/>
        <w:rPr/>
      </w:pPr>
      <w:bookmarkStart w:id="111" w:name="_Toc183520185"/>
      <w:r>
        <w:rPr/>
        <w:t>Liste : aep_type_regulation</w:t>
      </w:r>
      <w:bookmarkEnd w:id="111"/>
    </w:p>
    <w:p>
      <w:pPr>
        <w:pStyle w:val="Corpsdetexte"/>
        <w:rPr/>
      </w:pPr>
      <w:r>
        <w:rPr/>
        <w:t xml:space="preserve">Nom : aep_type_regulation </w:t>
      </w:r>
    </w:p>
    <w:tbl>
      <w:tblPr>
        <w:tblW w:w="13089"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1828"/>
        <w:gridCol w:w="9828"/>
      </w:tblGrid>
      <w:tr>
        <w:trPr>
          <w:tblHeader w:val="true"/>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9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stabilisateur</w:t>
            </w:r>
          </w:p>
        </w:tc>
        <w:tc>
          <w:tcPr>
            <w:tcW w:w="1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Stabilisateur</w:t>
            </w:r>
          </w:p>
        </w:tc>
        <w:tc>
          <w:tcPr>
            <w:tcW w:w="9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Evite les fluctuation en pression ou en débit</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reducteur</w:t>
            </w:r>
          </w:p>
        </w:tc>
        <w:tc>
          <w:tcPr>
            <w:tcW w:w="1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Réducteur</w:t>
            </w:r>
          </w:p>
        </w:tc>
        <w:tc>
          <w:tcPr>
            <w:tcW w:w="9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Réduit la pression ou le débit</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limiteur</w:t>
            </w:r>
          </w:p>
        </w:tc>
        <w:tc>
          <w:tcPr>
            <w:tcW w:w="1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Limiteur de débit</w:t>
            </w:r>
          </w:p>
        </w:tc>
        <w:tc>
          <w:tcPr>
            <w:tcW w:w="9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Maintien automatiquement le débit, indépendamment des changements de pressions amont ou aval</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vanne_alti</w:t>
            </w:r>
          </w:p>
        </w:tc>
        <w:tc>
          <w:tcPr>
            <w:tcW w:w="1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altimétrique</w:t>
            </w:r>
          </w:p>
        </w:tc>
        <w:tc>
          <w:tcPr>
            <w:tcW w:w="982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de régulation - régule automatiquement les niveaux d'eau</w:t>
            </w:r>
          </w:p>
        </w:tc>
      </w:tr>
    </w:tbl>
    <w:p>
      <w:pPr>
        <w:pStyle w:val="Titre4"/>
        <w:numPr>
          <w:ilvl w:val="3"/>
          <w:numId w:val="4"/>
        </w:numPr>
        <w:ind w:left="357" w:hanging="357"/>
        <w:rPr/>
      </w:pPr>
      <w:bookmarkStart w:id="112" w:name="_Toc183520186"/>
      <w:r>
        <w:rPr/>
        <w:t>Liste : aep_type_reservoir</w:t>
      </w:r>
      <w:bookmarkEnd w:id="112"/>
    </w:p>
    <w:p>
      <w:pPr>
        <w:pStyle w:val="Corpsdetexte"/>
        <w:rPr/>
      </w:pPr>
      <w:r>
        <w:rPr/>
        <w:t xml:space="preserve">Nom : aep_type_reservoir </w:t>
      </w:r>
    </w:p>
    <w:tbl>
      <w:tblPr>
        <w:tblW w:w="8095"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700"/>
        <w:gridCol w:w="4679"/>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tour</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 tour</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 tour, en élévation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sol</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 sol</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Posé au sol</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semi_enterre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Semi-enterré</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 partie enterré, une partie est visible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enterre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Enterré</w:t>
            </w:r>
          </w:p>
        </w:tc>
        <w:tc>
          <w:tcPr>
            <w:tcW w:w="467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Enterré, réservoir non visible</w:t>
            </w:r>
          </w:p>
        </w:tc>
      </w:tr>
    </w:tbl>
    <w:p>
      <w:pPr>
        <w:pStyle w:val="Titre4"/>
        <w:numPr>
          <w:ilvl w:val="3"/>
          <w:numId w:val="4"/>
        </w:numPr>
        <w:ind w:left="357" w:hanging="357"/>
        <w:rPr/>
      </w:pPr>
      <w:bookmarkStart w:id="113" w:name="_Toc183520187"/>
      <w:r>
        <w:rPr/>
        <w:t>Liste : aep_type_ressource</w:t>
      </w:r>
      <w:bookmarkEnd w:id="113"/>
    </w:p>
    <w:p>
      <w:pPr>
        <w:pStyle w:val="Corpsdetexte"/>
        <w:rPr/>
      </w:pPr>
      <w:r>
        <w:rPr/>
        <w:t xml:space="preserve">Nom : aep_type_ressource </w:t>
      </w:r>
    </w:p>
    <w:tbl>
      <w:tblPr>
        <w:tblW w:w="1429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2"/>
        <w:gridCol w:w="2269"/>
        <w:gridCol w:w="10597"/>
      </w:tblGrid>
      <w:tr>
        <w:trPr>
          <w:tblHeader w:val="true"/>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cours_eau</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Cours d'eau</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Cours d'eau : ruisseau, rivière, fleuve</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nappe</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Nappe phréatique</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Nappe phréatique</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retenue</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Retenue d'eau</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Retenue d'eau artificielle ou naturel</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source</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Source</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sortant naturellement du sol</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impluvium</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Impluvium</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Zone de récupération des eaux de pluie</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reut</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Réutilisation</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Réutilisation des eaux usées</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marin</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Milieu marin</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prélevée dans les milieux salins</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surface</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surface</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qui s'écoule ou qui stagne à la surface de l'écorce terrestre (lithosphère)</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souterraine</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souterraines</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Toutes les eaux se trouvant sous la surface du sol en contact direct avec le sol ou le sous-sol</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littorale</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littorales</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 des océans et des mers, caractérisée par une salinité et une densité plus élevées que celles de l'eau douce</w:t>
            </w:r>
          </w:p>
        </w:tc>
      </w:tr>
      <w:tr>
        <w:trPr>
          <w:cantSplit w:val="true"/>
        </w:trPr>
        <w:tc>
          <w:tcPr>
            <w:tcW w:w="14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non_conv</w:t>
            </w:r>
          </w:p>
        </w:tc>
        <w:tc>
          <w:tcPr>
            <w:tcW w:w="226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non conventionnelles</w:t>
            </w:r>
          </w:p>
        </w:tc>
        <w:tc>
          <w:tcPr>
            <w:tcW w:w="1059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Sont appelées eaux non conventionnelles les eaux pluviales, les eaux provenant du dessalement d'eaux de mer ou saumâtres et la réutilisation d'eaux usées traitées</w:t>
            </w:r>
          </w:p>
        </w:tc>
      </w:tr>
    </w:tbl>
    <w:p>
      <w:pPr>
        <w:pStyle w:val="Titre4"/>
        <w:numPr>
          <w:ilvl w:val="3"/>
          <w:numId w:val="4"/>
        </w:numPr>
        <w:ind w:left="357" w:hanging="357"/>
        <w:rPr/>
      </w:pPr>
      <w:bookmarkStart w:id="114" w:name="_Toc183520188"/>
      <w:r>
        <w:rPr/>
        <w:t>Liste : aep_type_vanne</w:t>
      </w:r>
      <w:bookmarkEnd w:id="114"/>
    </w:p>
    <w:p>
      <w:pPr>
        <w:pStyle w:val="Corpsdetexte"/>
        <w:rPr/>
      </w:pPr>
      <w:r>
        <w:rPr/>
        <w:t xml:space="preserve">Nom : aep_type_vanne </w:t>
      </w:r>
    </w:p>
    <w:tbl>
      <w:tblPr>
        <w:tblW w:w="8576"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2121"/>
        <w:gridCol w:w="5022"/>
      </w:tblGrid>
      <w:tr>
        <w:trPr>
          <w:tblHeader w:val="true"/>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quart_tour</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1/4 tour</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par boisseau tournant sur 1 quart de tour</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papillon</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Papillon</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par pelle tournante sur axe central</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opercule</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Opercule</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avec une double pelle revêtue ou non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boisseau</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Boisseau sphérique</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par une boule tournante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diaphragme</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Diaphragme</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de type iris, ou appareil photo</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pointeau</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Pointeau</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par obturation d’un passage</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guillotine</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Guillotine</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par pelle à glissement vertical (bord fin)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clapet</w:t>
            </w:r>
          </w:p>
        </w:tc>
        <w:tc>
          <w:tcPr>
            <w:tcW w:w="21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Clapet</w:t>
            </w:r>
          </w:p>
        </w:tc>
        <w:tc>
          <w:tcPr>
            <w:tcW w:w="502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Fermeture par clapet</w:t>
            </w:r>
          </w:p>
        </w:tc>
      </w:tr>
    </w:tbl>
    <w:p>
      <w:pPr>
        <w:pStyle w:val="Normal"/>
        <w:rPr/>
      </w:pPr>
      <w:r>
        <w:rPr/>
      </w:r>
      <w:r>
        <w:br w:type="page"/>
      </w:r>
    </w:p>
    <w:p>
      <w:pPr>
        <w:pStyle w:val="Titre2"/>
        <w:numPr>
          <w:ilvl w:val="1"/>
          <w:numId w:val="4"/>
        </w:numPr>
        <w:spacing w:before="0" w:after="120"/>
        <w:rPr/>
      </w:pPr>
      <w:bookmarkStart w:id="115" w:name="_Toc183520189"/>
      <w:r>
        <w:rPr/>
        <w:t>Catalogue d’objets assainissement</w:t>
      </w:r>
      <w:bookmarkEnd w:id="115"/>
    </w:p>
    <w:p>
      <w:pPr>
        <w:pStyle w:val="Titre3"/>
        <w:numPr>
          <w:ilvl w:val="2"/>
          <w:numId w:val="4"/>
        </w:numPr>
        <w:rPr/>
      </w:pPr>
      <w:bookmarkStart w:id="116" w:name="_Toc183520190"/>
      <w:r>
        <w:rPr/>
        <w:t>Classe d’objets assainissement</w:t>
      </w:r>
      <w:bookmarkEnd w:id="116"/>
    </w:p>
    <w:p>
      <w:pPr>
        <w:pStyle w:val="Titre4"/>
        <w:numPr>
          <w:ilvl w:val="3"/>
          <w:numId w:val="4"/>
        </w:numPr>
        <w:ind w:left="357" w:hanging="357"/>
        <w:rPr>
          <w:rFonts w:ascii="Times New Roman" w:hAnsi="Times New Roman"/>
          <w:sz w:val="24"/>
        </w:rPr>
      </w:pPr>
      <w:bookmarkStart w:id="117" w:name="_Toc183520191"/>
      <w:r>
        <w:rPr/>
        <w:t>Élément : Affleurant ASS</w:t>
      </w:r>
      <w:bookmarkEnd w:id="117"/>
    </w:p>
    <w:tbl>
      <w:tblPr>
        <w:tblW w:w="7373"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4678"/>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ass_affleurant</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Affleurant ASS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Objet visible depuis la surface, au niveau du sol</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Par attributs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46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52"/>
        <w:gridCol w:w="1496"/>
        <w:gridCol w:w="5002"/>
        <w:gridCol w:w="1004"/>
        <w:gridCol w:w="1690"/>
        <w:gridCol w:w="1032"/>
        <w:gridCol w:w="1037"/>
        <w:gridCol w:w="980"/>
      </w:tblGrid>
      <w:tr>
        <w:trPr>
          <w:tblHeader w:val="true"/>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id_ass_affleurant</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affleurant</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l'affleurant d'assainissement : clé primaire</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type_affleurant</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affleurant</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d'affleurant, à savoir par exemple bouche à clé, tampon, engouffrement, etc. (Cf. liste de valeurs)</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com_type_affleurant</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id_affleurant_pcrs</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affleurant PCRS</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vers la table des affleurants du géostandard PCRS</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id_emprise</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emprise</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la super-entité "Emprise" (modélisant tout élément surfacique)</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emprise</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nœud réseau</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la super-entité "Nœud réseau" (modélisant tout élément ponctuel)</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noeud_reseau</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w:t>
            </w:r>
          </w:p>
        </w:tc>
        <w:tc>
          <w:tcPr>
            <w:tcW w:w="149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canalisation</w:t>
            </w:r>
          </w:p>
        </w:tc>
        <w:tc>
          <w:tcPr>
            <w:tcW w:w="5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la super-entité "Canalisation" (modélisant tout élément linéaire)</w:t>
            </w:r>
          </w:p>
        </w:tc>
        <w:tc>
          <w:tcPr>
            <w:tcW w:w="1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canalisation</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18" w:name="_Toc183520192"/>
      <w:r>
        <w:rPr/>
        <w:t>Élément : Bassin ASS</w:t>
      </w:r>
      <w:bookmarkEnd w:id="118"/>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97"/>
        <w:gridCol w:w="12497"/>
      </w:tblGrid>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ass_bassin</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Bassin ASS</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Ouvrage de technologie "classique" (par opposition aux techniques alternatives de gestion des eaux pluvailes urbaines) retenant momentanément des effluents pendant les périodes pluvieuses, que ce soit des eaux pluviales seules ou un mélange d'eaux pluviales et d'eaux usées. </w:t>
            </w:r>
            <w:r>
              <w:rPr>
                <w:rStyle w:val="Accentuation"/>
              </w:rPr>
              <w:t>(http://wikhydro.developpement-durable.gouv.fr/index.php/Bassin_(HU))</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73"/>
        <w:gridCol w:w="1267"/>
        <w:gridCol w:w="5661"/>
        <w:gridCol w:w="931"/>
        <w:gridCol w:w="1691"/>
        <w:gridCol w:w="968"/>
        <w:gridCol w:w="997"/>
        <w:gridCol w:w="905"/>
      </w:tblGrid>
      <w:tr>
        <w:trPr>
          <w:tblHeader w:val="true"/>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id_ass_bassin</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bassin</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bassin d'assainissement, hérité ou propre à l'objet géomatique</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bassin (nom littéral)</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type_bassin</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bassin</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bassin, à savoir bassin à ciel ouvert, bassin enterré, etc. (Cf. liste de valeurs)</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ass_type_bassin</w:t>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fonction_bassin</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bassin</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du bassin, à savoir bassin d'infiltration, de rétention, de rétention-restitution, etc. (Cf. liste de valeurs)</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ass_fonction_bassin</w:t>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structure_bassin</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Structure bassin</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Structure du bassin, à savoir par exemple ouvrage béton, structure alvéolaire, cuve acier, aménagement enroché, etc. (Cf. liste de valeurs)</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ass_structure_bassin</w:t>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capacite</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(m3)</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maximale de stockage du bassin en mètres cubes</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debit_fuite</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fuite (m3/s)</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de fuite, c'est-à-dire quantité limitée d'eau en mètres cubes par seconde qui s'évacue du bassin par l'intermédiaire d'un dispositif de régulation</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cote_radier</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radier (m NGF)</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du point le plus bas du fond du bassin, en mètres NGF</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cote_trop_plein</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trop-plein (m NGF)</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de débordement du bassin, en mètres NGF</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2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6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le bassin</w:t>
            </w:r>
          </w:p>
        </w:tc>
        <w:tc>
          <w:tcPr>
            <w:tcW w:w="9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19" w:name="_Toc183520193"/>
      <w:r>
        <w:rPr/>
        <w:t>Élément : Canalisation branchement ASS</w:t>
      </w:r>
      <w:bookmarkEnd w:id="119"/>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66"/>
        <w:gridCol w:w="12328"/>
      </w:tblGrid>
      <w:tr>
        <w:trPr>
          <w:cantSplit w:val="true"/>
        </w:trPr>
        <w:tc>
          <w:tcPr>
            <w:tcW w:w="16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3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ass_canalisation_branchement</w:t>
            </w:r>
          </w:p>
        </w:tc>
      </w:tr>
      <w:tr>
        <w:trPr>
          <w:cantSplit w:val="true"/>
        </w:trPr>
        <w:tc>
          <w:tcPr>
            <w:tcW w:w="16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3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Canalisation branchement ASS</w:t>
            </w:r>
          </w:p>
        </w:tc>
      </w:tr>
      <w:tr>
        <w:trPr>
          <w:cantSplit w:val="true"/>
        </w:trPr>
        <w:tc>
          <w:tcPr>
            <w:tcW w:w="16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3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 Entité (fille) connectée en son extrémité amont à un objet "Point collecte ASS" et en son extrémité aval à un objet "Raccordement ASS".</w:t>
            </w:r>
          </w:p>
        </w:tc>
      </w:tr>
      <w:tr>
        <w:trPr>
          <w:cantSplit w:val="true"/>
        </w:trPr>
        <w:tc>
          <w:tcPr>
            <w:tcW w:w="16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3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Ensemble des éléments physiques assurant le raccordement entre le point de collecte et le réseau d’assainissement </w:t>
            </w:r>
            <w:r>
              <w:rPr>
                <w:rStyle w:val="Accentuation"/>
              </w:rPr>
              <w:t>(V2 : Norme ISO24510)</w:t>
            </w:r>
          </w:p>
        </w:tc>
      </w:tr>
      <w:tr>
        <w:trPr>
          <w:cantSplit w:val="true"/>
        </w:trPr>
        <w:tc>
          <w:tcPr>
            <w:tcW w:w="16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3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 Entité (fille) connectée en son extrémité amont à un objet "Point collecte ASS" et en son extrémité aval à un objet "Raccordement ASS".</w:t>
            </w:r>
          </w:p>
        </w:tc>
      </w:tr>
      <w:tr>
        <w:trPr>
          <w:cantSplit w:val="true"/>
        </w:trPr>
        <w:tc>
          <w:tcPr>
            <w:tcW w:w="16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3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 (1,1) id_ass_point_collecte (1,1) id_ass_raccordement (1,1)</w:t>
            </w:r>
          </w:p>
        </w:tc>
      </w:tr>
      <w:tr>
        <w:trPr>
          <w:cantSplit w:val="true"/>
        </w:trPr>
        <w:tc>
          <w:tcPr>
            <w:tcW w:w="16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3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325"/>
        <w:gridCol w:w="1397"/>
        <w:gridCol w:w="5283"/>
        <w:gridCol w:w="839"/>
        <w:gridCol w:w="1448"/>
        <w:gridCol w:w="889"/>
        <w:gridCol w:w="1000"/>
        <w:gridCol w:w="812"/>
      </w:tblGrid>
      <w:tr>
        <w:trPr>
          <w:tblHeader w:val="true"/>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4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8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id_ass_canalisation_branchement</w:t>
            </w:r>
          </w:p>
        </w:tc>
        <w:tc>
          <w:tcPr>
            <w:tcW w:w="13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canalisation branchement</w:t>
            </w:r>
          </w:p>
        </w:tc>
        <w:tc>
          <w:tcPr>
            <w:tcW w:w="5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canalisation de branchement d'assainissement, hérité ou propre à l'objet géomatique</w:t>
            </w:r>
          </w:p>
        </w:tc>
        <w:tc>
          <w:tcPr>
            <w:tcW w:w="8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fonction_canalisation</w:t>
            </w:r>
          </w:p>
        </w:tc>
        <w:tc>
          <w:tcPr>
            <w:tcW w:w="13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canalisation branchement</w:t>
            </w:r>
          </w:p>
        </w:tc>
        <w:tc>
          <w:tcPr>
            <w:tcW w:w="5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de la canalisation de branchement, à savoir par exemple collecte, trop-plein, surverse, drain, etc. (Cf. liste de valeurs)</w:t>
            </w:r>
          </w:p>
        </w:tc>
        <w:tc>
          <w:tcPr>
            <w:tcW w:w="8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ass_fonction_branchement</w:t>
            </w:r>
          </w:p>
        </w:tc>
        <w:tc>
          <w:tcPr>
            <w:tcW w:w="8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fonctionCanAss</w:t>
            </w:r>
          </w:p>
        </w:tc>
        <w:tc>
          <w:tcPr>
            <w:tcW w:w="8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contenu_canalisation</w:t>
            </w:r>
          </w:p>
        </w:tc>
        <w:tc>
          <w:tcPr>
            <w:tcW w:w="13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canalisation branchement</w:t>
            </w:r>
          </w:p>
        </w:tc>
        <w:tc>
          <w:tcPr>
            <w:tcW w:w="5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de la canalisation de branchement, à savoir nature théorique des eaux véhiculées par elle, par exemple eaux résiduaires urbaines, eaux industrielles, etc. (Cf. liste de valeurs)</w:t>
            </w:r>
          </w:p>
        </w:tc>
        <w:tc>
          <w:tcPr>
            <w:tcW w:w="8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ass_contenu_canalisation</w:t>
            </w:r>
          </w:p>
        </w:tc>
        <w:tc>
          <w:tcPr>
            <w:tcW w:w="8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contCanAss</w:t>
            </w:r>
          </w:p>
        </w:tc>
        <w:tc>
          <w:tcPr>
            <w:tcW w:w="8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altitude_fil_eau_amont</w:t>
            </w:r>
          </w:p>
        </w:tc>
        <w:tc>
          <w:tcPr>
            <w:tcW w:w="13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fil eau amont (m NGF)</w:t>
            </w:r>
          </w:p>
        </w:tc>
        <w:tc>
          <w:tcPr>
            <w:tcW w:w="5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du fil d'eau (c'est-à-dire en génératrice inférieure intérieure) de la canalisation de branchement en son extrémité amont, en m NGF à 2 décimales (au cm)</w:t>
            </w:r>
          </w:p>
        </w:tc>
        <w:tc>
          <w:tcPr>
            <w:tcW w:w="8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4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altitude_fil_eau_aval</w:t>
            </w:r>
          </w:p>
        </w:tc>
        <w:tc>
          <w:tcPr>
            <w:tcW w:w="13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fil eau aval (m NGF)</w:t>
            </w:r>
          </w:p>
        </w:tc>
        <w:tc>
          <w:tcPr>
            <w:tcW w:w="5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du fil d'eau (c'est-à-dire en génératrice inférieure intérieure) de la canalisation de branchement en son extrémité aval, en m NGF à 2 décimales (au cm)</w:t>
            </w:r>
          </w:p>
        </w:tc>
        <w:tc>
          <w:tcPr>
            <w:tcW w:w="8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44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0" w:name="_Toc183520194"/>
      <w:r>
        <w:rPr/>
        <w:t>Élément : Canalisation réseau ASS</w:t>
      </w:r>
      <w:bookmarkEnd w:id="120"/>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57"/>
        <w:gridCol w:w="11737"/>
      </w:tblGrid>
      <w:tr>
        <w:trPr>
          <w:cantSplit w:val="true"/>
        </w:trPr>
        <w:tc>
          <w:tcPr>
            <w:tcW w:w="22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7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ass_canalisation</w:t>
            </w:r>
          </w:p>
        </w:tc>
      </w:tr>
      <w:tr>
        <w:trPr>
          <w:cantSplit w:val="true"/>
        </w:trPr>
        <w:tc>
          <w:tcPr>
            <w:tcW w:w="22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7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Canalisation réseau ASS</w:t>
            </w:r>
          </w:p>
        </w:tc>
      </w:tr>
      <w:tr>
        <w:trPr>
          <w:cantSplit w:val="true"/>
        </w:trPr>
        <w:tc>
          <w:tcPr>
            <w:tcW w:w="22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7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w:t>
            </w:r>
          </w:p>
        </w:tc>
      </w:tr>
      <w:tr>
        <w:trPr>
          <w:cantSplit w:val="true"/>
        </w:trPr>
        <w:tc>
          <w:tcPr>
            <w:tcW w:w="22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7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Ensemble de tuyaux joints par leurs extrémités, de caractéristiques physiques (diamètre, matériau, etc.) identiques, représenté spatialement par une ligne.</w:t>
            </w:r>
          </w:p>
        </w:tc>
      </w:tr>
      <w:tr>
        <w:trPr>
          <w:cantSplit w:val="true"/>
        </w:trPr>
        <w:tc>
          <w:tcPr>
            <w:tcW w:w="22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7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w:t>
            </w:r>
          </w:p>
        </w:tc>
      </w:tr>
      <w:tr>
        <w:trPr>
          <w:cantSplit w:val="true"/>
        </w:trPr>
        <w:tc>
          <w:tcPr>
            <w:tcW w:w="22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7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 (1,1)</w:t>
            </w:r>
          </w:p>
        </w:tc>
      </w:tr>
      <w:tr>
        <w:trPr>
          <w:cantSplit w:val="true"/>
        </w:trPr>
        <w:tc>
          <w:tcPr>
            <w:tcW w:w="22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7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033"/>
        <w:gridCol w:w="1216"/>
        <w:gridCol w:w="5587"/>
        <w:gridCol w:w="827"/>
        <w:gridCol w:w="1654"/>
        <w:gridCol w:w="881"/>
        <w:gridCol w:w="993"/>
        <w:gridCol w:w="802"/>
      </w:tblGrid>
      <w:tr>
        <w:trPr>
          <w:tblHeader w:val="true"/>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id_ass_canalisation</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canalisation réseau</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canalisation de réseau d'assainissement, hérité ou propre à l'objet géomatique</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fonction_canalisation</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canalisation réseau</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principale, dans le réseau d'assainissement collectif, de la canalisation de réseau, à savoir transport, collecte, by-pass, surverse, etc. (Cf. liste de valeurs)</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ass_fonction_canalisation</w:t>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fonctionCanAss</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contenu_canalisation</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canalisation réseau</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Contenu de la canalisation de réseau, à savoir nature théorique des eaux véhiculées par elle, par exemple eaux résiduaires urbaines, eaux industrielles, etc. (Cf. liste de valeurs)</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ass_contenu_canalisation</w:t>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contCanAss</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visitable</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Visitable</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Visitabilité par l'homme ou non de la canalisation de réseau par inspection pédestre</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altitude_fil_eau_amont</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fil eau amont (m NGF)</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du fil d'eau (c'est-à-dire en génératrice inférieure intérieure) de la canalisation de réseau en son extrémité amont, en m NGF à 2 décimales (au cm)</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altAmont</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altitude_fil_eau_aval</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fil eau aval (m NGF)</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du fil d'eau (c'est-à-dire en génératrice inférieure intérieure) de la canalisation de réseau en son extrémité aval, en m NGF à 2 décimales (au cm)</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altAval</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bassin_collecte</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Bassin collecte</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Bassin de collecte d'appartenance de la canalisation de réseau, désigné directement ou identifié par association à l'entité "Pompage" (le cas échéant) sur attribut de rattachement choisi</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3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ref_traitement</w:t>
            </w:r>
          </w:p>
        </w:tc>
        <w:tc>
          <w:tcPr>
            <w:tcW w:w="12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traitement</w:t>
            </w:r>
          </w:p>
        </w:tc>
        <w:tc>
          <w:tcPr>
            <w:tcW w:w="55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ou code SANDRE de la station d'épuration (STEU) vers laquelle la canalisation de réseau transporte les effluents, identifié par association à l'entité "Traitement" sur attribut de rattachement choisi</w:t>
            </w:r>
          </w:p>
        </w:tc>
        <w:tc>
          <w:tcPr>
            <w:tcW w:w="82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ass_traitement</w:t>
            </w:r>
          </w:p>
        </w:tc>
        <w:tc>
          <w:tcPr>
            <w:tcW w:w="8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1" w:name="_Toc183520195"/>
      <w:r>
        <w:rPr/>
        <w:t>Élément : Chambre dépollution ASS</w:t>
      </w:r>
      <w:bookmarkEnd w:id="121"/>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97"/>
        <w:gridCol w:w="12497"/>
      </w:tblGrid>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ass_chambre_depollution</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Chambre dépollution ASS</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Installation ou structure conçue pour traiter ou réduire la charge polluante des eaux usées ou des effluents avant leur rejet dans l'environnement. Elle est généralement intégrée à un système d'assainissement pour améliorer la qualité des eaux avant qu'elles ne soient rejetées dans les cours d'eau ou les réseaux de collecte.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324"/>
        <w:gridCol w:w="1576"/>
        <w:gridCol w:w="3829"/>
        <w:gridCol w:w="900"/>
        <w:gridCol w:w="2571"/>
        <w:gridCol w:w="942"/>
        <w:gridCol w:w="978"/>
        <w:gridCol w:w="873"/>
      </w:tblGrid>
      <w:tr>
        <w:trPr>
          <w:tblHeader w:val="true"/>
          <w:cantSplit w:val="true"/>
        </w:trPr>
        <w:tc>
          <w:tcPr>
            <w:tcW w:w="23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38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25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23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id_ass_chambre_depollution</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chambre dépollution</w:t>
            </w:r>
          </w:p>
        </w:tc>
        <w:tc>
          <w:tcPr>
            <w:tcW w:w="38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chambre de dépollution d'assainissement, hérité ou propre à l'objet géomatique</w:t>
            </w:r>
          </w:p>
        </w:tc>
        <w:tc>
          <w:tcPr>
            <w:tcW w:w="9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5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38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chambre de dépollution (nom littéral)</w:t>
            </w:r>
          </w:p>
        </w:tc>
        <w:tc>
          <w:tcPr>
            <w:tcW w:w="9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5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type_chambre_depollution</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chambre dépollution</w:t>
            </w:r>
          </w:p>
        </w:tc>
        <w:tc>
          <w:tcPr>
            <w:tcW w:w="38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chambre de dépollution, caractérisé par son nombre de compartiments (Cf. liste de valeurs)</w:t>
            </w:r>
          </w:p>
        </w:tc>
        <w:tc>
          <w:tcPr>
            <w:tcW w:w="9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5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ass_type_chambre_depollution</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bypass</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Bypass</w:t>
            </w:r>
          </w:p>
        </w:tc>
        <w:tc>
          <w:tcPr>
            <w:tcW w:w="38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By-passabilité ou non de la chambre de dépollution</w:t>
            </w:r>
          </w:p>
        </w:tc>
        <w:tc>
          <w:tcPr>
            <w:tcW w:w="9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5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volume_chambre</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(m3)</w:t>
            </w:r>
          </w:p>
        </w:tc>
        <w:tc>
          <w:tcPr>
            <w:tcW w:w="38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total de la chambre de dépollution, tous compartiments en eau cumulés, en mètres cubes</w:t>
            </w:r>
          </w:p>
        </w:tc>
        <w:tc>
          <w:tcPr>
            <w:tcW w:w="9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25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3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38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chambre de dépollution</w:t>
            </w:r>
          </w:p>
        </w:tc>
        <w:tc>
          <w:tcPr>
            <w:tcW w:w="9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5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2" w:name="_Toc183520196"/>
      <w:r>
        <w:rPr/>
        <w:t>Élément : Engouffrement ASS (ligne)</w:t>
      </w:r>
      <w:bookmarkEnd w:id="122"/>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002"/>
        <w:gridCol w:w="11992"/>
      </w:tblGrid>
      <w:tr>
        <w:trPr>
          <w:cantSplit w:val="true"/>
        </w:trPr>
        <w:tc>
          <w:tcPr>
            <w:tcW w:w="2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ass_engouffrement_ligne</w:t>
            </w:r>
          </w:p>
        </w:tc>
      </w:tr>
      <w:tr>
        <w:trPr>
          <w:cantSplit w:val="true"/>
        </w:trPr>
        <w:tc>
          <w:tcPr>
            <w:tcW w:w="2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Engouffrement ASS (ligne)</w:t>
            </w:r>
          </w:p>
        </w:tc>
      </w:tr>
      <w:tr>
        <w:trPr>
          <w:cantSplit w:val="true"/>
        </w:trPr>
        <w:tc>
          <w:tcPr>
            <w:tcW w:w="2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w:t>
            </w:r>
          </w:p>
        </w:tc>
      </w:tr>
      <w:tr>
        <w:trPr>
          <w:cantSplit w:val="true"/>
        </w:trPr>
        <w:tc>
          <w:tcPr>
            <w:tcW w:w="2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Élément du système d’assainissement permettant l'introduction des eaux de ruissellement dans le réseau </w:t>
            </w:r>
            <w:r>
              <w:rPr>
                <w:rStyle w:val="Accentuation"/>
              </w:rPr>
              <w:t>(http://wikhydro.developpement-durable.gouv.fr/index.php/Engouffrement_(HU))</w:t>
            </w:r>
          </w:p>
        </w:tc>
      </w:tr>
      <w:tr>
        <w:trPr>
          <w:cantSplit w:val="true"/>
        </w:trPr>
        <w:tc>
          <w:tcPr>
            <w:tcW w:w="2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w:t>
            </w:r>
          </w:p>
        </w:tc>
      </w:tr>
      <w:tr>
        <w:trPr>
          <w:cantSplit w:val="true"/>
        </w:trPr>
        <w:tc>
          <w:tcPr>
            <w:tcW w:w="2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 (1,1)</w:t>
            </w:r>
          </w:p>
        </w:tc>
      </w:tr>
      <w:tr>
        <w:trPr>
          <w:cantSplit w:val="true"/>
        </w:trPr>
        <w:tc>
          <w:tcPr>
            <w:tcW w:w="20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95"/>
        <w:gridCol w:w="1657"/>
        <w:gridCol w:w="4760"/>
        <w:gridCol w:w="984"/>
        <w:gridCol w:w="1798"/>
        <w:gridCol w:w="1016"/>
        <w:gridCol w:w="1024"/>
        <w:gridCol w:w="959"/>
      </w:tblGrid>
      <w:tr>
        <w:trPr>
          <w:tblHeader w:val="true"/>
          <w:cantSplit w:val="true"/>
        </w:trPr>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7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id_ass_engouffrement_ligne</w:t>
            </w:r>
          </w:p>
        </w:tc>
        <w:tc>
          <w:tcPr>
            <w:tcW w:w="1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engouffrement (ligne)</w:t>
            </w:r>
          </w:p>
        </w:tc>
        <w:tc>
          <w:tcPr>
            <w:tcW w:w="47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l'engouffrement linéaire d'assainissement, hérité ou propre à l'objet géomatique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type_engouffrement</w:t>
            </w:r>
          </w:p>
        </w:tc>
        <w:tc>
          <w:tcPr>
            <w:tcW w:w="1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engouffrement (ligne)</w:t>
            </w:r>
          </w:p>
        </w:tc>
        <w:tc>
          <w:tcPr>
            <w:tcW w:w="47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l'engouffrement linéaire, à savoir par exemple grille, grille-avaloir, avaloir, etc. (Cf. liste de valeurs)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ass_type_engouffrement</w:t>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decantation</w:t>
            </w:r>
          </w:p>
        </w:tc>
        <w:tc>
          <w:tcPr>
            <w:tcW w:w="1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Décantation</w:t>
            </w:r>
          </w:p>
        </w:tc>
        <w:tc>
          <w:tcPr>
            <w:tcW w:w="47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ou non d'une décantation au sein de l'engouffrement linéaire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siphon</w:t>
            </w:r>
          </w:p>
        </w:tc>
        <w:tc>
          <w:tcPr>
            <w:tcW w:w="1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Siphon</w:t>
            </w:r>
          </w:p>
        </w:tc>
        <w:tc>
          <w:tcPr>
            <w:tcW w:w="47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ou non d'un siphon au sein de l'engouffrement linéaire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3" w:name="_Toc183520197"/>
      <w:r>
        <w:rPr/>
        <w:t>Élément : Engouffrement ASS (point)</w:t>
      </w:r>
      <w:bookmarkEnd w:id="123"/>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95"/>
        <w:gridCol w:w="11999"/>
      </w:tblGrid>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ass_engouffrement_point</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Engouffrement ASS (point)</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Élément du système d’assainissement permettant l'introduction des eaux de ruissellement dans le réseau </w:t>
            </w:r>
            <w:r>
              <w:rPr>
                <w:rStyle w:val="Accentuation"/>
              </w:rPr>
              <w:t>(http://wikhydro.developpement-durable.gouv.fr/index.php/Engouffrement_(HU))</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99"/>
        <w:gridCol w:w="1660"/>
        <w:gridCol w:w="4771"/>
        <w:gridCol w:w="980"/>
        <w:gridCol w:w="1795"/>
        <w:gridCol w:w="1011"/>
        <w:gridCol w:w="1023"/>
        <w:gridCol w:w="954"/>
      </w:tblGrid>
      <w:tr>
        <w:trPr>
          <w:tblHeader w:val="true"/>
          <w:cantSplit w:val="true"/>
        </w:trPr>
        <w:tc>
          <w:tcPr>
            <w:tcW w:w="17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7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7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id_ass_engouffrement_point</w:t>
            </w:r>
          </w:p>
        </w:tc>
        <w:tc>
          <w:tcPr>
            <w:tcW w:w="1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engouffrement (point)</w:t>
            </w:r>
          </w:p>
        </w:tc>
        <w:tc>
          <w:tcPr>
            <w:tcW w:w="47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l'engouffrement ponctuel d'assainissement, hérité ou propre à l'objet géomatique</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type_engouffrement</w:t>
            </w:r>
          </w:p>
        </w:tc>
        <w:tc>
          <w:tcPr>
            <w:tcW w:w="1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engouffrement (point)</w:t>
            </w:r>
          </w:p>
        </w:tc>
        <w:tc>
          <w:tcPr>
            <w:tcW w:w="47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l'engouffrement ponctuel, à savoir par exemple grille, grille-avaloir, avaloir, etc. (Cf. liste de valeurs)</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ass_type_engouffrement</w:t>
            </w:r>
          </w:p>
        </w:tc>
        <w:tc>
          <w:tcPr>
            <w:tcW w:w="10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decantation</w:t>
            </w:r>
          </w:p>
        </w:tc>
        <w:tc>
          <w:tcPr>
            <w:tcW w:w="1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Décantation</w:t>
            </w:r>
          </w:p>
        </w:tc>
        <w:tc>
          <w:tcPr>
            <w:tcW w:w="47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ou non d'une décantation au sein de l'engouffrement ponctuel</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7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siphon</w:t>
            </w:r>
          </w:p>
        </w:tc>
        <w:tc>
          <w:tcPr>
            <w:tcW w:w="1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Siphon</w:t>
            </w:r>
          </w:p>
        </w:tc>
        <w:tc>
          <w:tcPr>
            <w:tcW w:w="47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ou non d'un siphon au sein de l'engouffrement ponctuel</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4" w:name="_Toc183520198"/>
      <w:r>
        <w:rPr/>
        <w:t>Élément : Engouffrement ASS (surface)</w:t>
      </w:r>
      <w:bookmarkEnd w:id="124"/>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95"/>
        <w:gridCol w:w="11999"/>
      </w:tblGrid>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ass_engouffrement_surface</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Engouffrement ASS (surface)</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Élément du système d’assainissement permettant l'introduction des eaux de ruissellement dans le réseau </w:t>
            </w:r>
            <w:r>
              <w:rPr>
                <w:rStyle w:val="Accentuation"/>
              </w:rPr>
              <w:t>(http://wikhydro.developpement-durable.gouv.fr/index.php/Engouffrement_(HU))</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9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882"/>
        <w:gridCol w:w="1688"/>
        <w:gridCol w:w="4681"/>
        <w:gridCol w:w="975"/>
        <w:gridCol w:w="1790"/>
        <w:gridCol w:w="1008"/>
        <w:gridCol w:w="1019"/>
        <w:gridCol w:w="950"/>
      </w:tblGrid>
      <w:tr>
        <w:trPr>
          <w:tblHeader w:val="true"/>
          <w:cantSplit w:val="true"/>
        </w:trPr>
        <w:tc>
          <w:tcPr>
            <w:tcW w:w="18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6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6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8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id_ass_engouffrement_surface</w:t>
            </w:r>
          </w:p>
        </w:tc>
        <w:tc>
          <w:tcPr>
            <w:tcW w:w="16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engouffrement (surface)</w:t>
            </w:r>
          </w:p>
        </w:tc>
        <w:tc>
          <w:tcPr>
            <w:tcW w:w="46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l'engouffrement surface d'assainissement, hérité ou propre à l'objet géomatique</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type_engouffrement</w:t>
            </w:r>
          </w:p>
        </w:tc>
        <w:tc>
          <w:tcPr>
            <w:tcW w:w="16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engouffrement (surface)</w:t>
            </w:r>
          </w:p>
        </w:tc>
        <w:tc>
          <w:tcPr>
            <w:tcW w:w="46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l'engouffrement surface, à savoir par exemple grille, grille-avaloir, avaloir, etc. (Cf. liste de valeurs)</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ass_type_engouffrement</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decantation</w:t>
            </w:r>
          </w:p>
        </w:tc>
        <w:tc>
          <w:tcPr>
            <w:tcW w:w="16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Décantation</w:t>
            </w:r>
          </w:p>
        </w:tc>
        <w:tc>
          <w:tcPr>
            <w:tcW w:w="46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ou non d'une décantation au sein de l'engouffrement surface</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siphon</w:t>
            </w:r>
          </w:p>
        </w:tc>
        <w:tc>
          <w:tcPr>
            <w:tcW w:w="16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Siphon</w:t>
            </w:r>
          </w:p>
        </w:tc>
        <w:tc>
          <w:tcPr>
            <w:tcW w:w="46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Existence ou non d'un siphon au sein de l'engouffrement surface</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5" w:name="_Toc183520199"/>
      <w:r>
        <w:rPr/>
        <w:t>Élément : Equipement ASS</w:t>
      </w:r>
      <w:bookmarkEnd w:id="125"/>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880"/>
        <w:gridCol w:w="12114"/>
      </w:tblGrid>
      <w:tr>
        <w:trPr>
          <w:cantSplit w:val="true"/>
        </w:trPr>
        <w:tc>
          <w:tcPr>
            <w:tcW w:w="1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1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ass_equipement </w:t>
            </w:r>
          </w:p>
        </w:tc>
      </w:tr>
      <w:tr>
        <w:trPr>
          <w:cantSplit w:val="true"/>
        </w:trPr>
        <w:tc>
          <w:tcPr>
            <w:tcW w:w="1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1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Equipement ASS</w:t>
            </w:r>
          </w:p>
        </w:tc>
      </w:tr>
      <w:tr>
        <w:trPr>
          <w:cantSplit w:val="true"/>
        </w:trPr>
        <w:tc>
          <w:tcPr>
            <w:tcW w:w="1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1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1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Composant associé à un ouvrage, par installation, montage, liaison ou mise en œuvre pour son exploitation afin d’assurer la fonction qui lui est dévolue. </w:t>
            </w:r>
            <w:r>
              <w:rPr>
                <w:rStyle w:val="Accentuation"/>
              </w:rPr>
              <w:t>(NF EN 12255-1 (guide ASTEE gestion patrimoniale))</w:t>
            </w:r>
          </w:p>
        </w:tc>
      </w:tr>
      <w:tr>
        <w:trPr>
          <w:cantSplit w:val="true"/>
        </w:trPr>
        <w:tc>
          <w:tcPr>
            <w:tcW w:w="1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1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1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id_noeud_reseau (0,1)</w:t>
            </w:r>
          </w:p>
          <w:p>
            <w:pPr>
              <w:pStyle w:val="Normal"/>
              <w:widowControl w:val="false"/>
              <w:spacing w:before="0" w:after="60"/>
              <w:rPr/>
            </w:pPr>
            <w:r>
              <w:rPr/>
              <w:t>id_ass_canalisation_reseau (0,1)</w:t>
            </w:r>
          </w:p>
        </w:tc>
      </w:tr>
      <w:tr>
        <w:trPr>
          <w:cantSplit w:val="true"/>
        </w:trPr>
        <w:tc>
          <w:tcPr>
            <w:tcW w:w="1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1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20"/>
        <w:gridCol w:w="1283"/>
        <w:gridCol w:w="5068"/>
        <w:gridCol w:w="1008"/>
        <w:gridCol w:w="1959"/>
        <w:gridCol w:w="1036"/>
        <w:gridCol w:w="1038"/>
        <w:gridCol w:w="981"/>
      </w:tblGrid>
      <w:tr>
        <w:trPr>
          <w:tblHeader w:val="true"/>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0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id_ass_equipement</w:t>
            </w:r>
          </w:p>
        </w:tc>
        <w:tc>
          <w:tcPr>
            <w:tcW w:w="1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équipement</w:t>
            </w:r>
          </w:p>
        </w:tc>
        <w:tc>
          <w:tcPr>
            <w:tcW w:w="50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l'équipement d'assainissement, hérité ou propre à l'objet géomatique</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type_equipement</w:t>
            </w:r>
          </w:p>
        </w:tc>
        <w:tc>
          <w:tcPr>
            <w:tcW w:w="1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équipement</w:t>
            </w:r>
          </w:p>
        </w:tc>
        <w:tc>
          <w:tcPr>
            <w:tcW w:w="50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d'équipement, à savoir par exemple clapet, seuil, batardeau, ventouse, vanne, etc. (Cf. liste de valeurs)</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ass_type_equipement</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fonction_equipement</w:t>
            </w:r>
          </w:p>
        </w:tc>
        <w:tc>
          <w:tcPr>
            <w:tcW w:w="1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équipement</w:t>
            </w:r>
          </w:p>
        </w:tc>
        <w:tc>
          <w:tcPr>
            <w:tcW w:w="50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de l'équipement, à savoir régulation, déviation, anti-retour, reprise, etc. (Cf. liste de valeurs)</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ass_fonction_equipement</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28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0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l'équipement</w:t>
            </w:r>
          </w:p>
        </w:tc>
        <w:tc>
          <w:tcPr>
            <w:tcW w:w="10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9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10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6" w:name="_Toc183520200"/>
      <w:r>
        <w:rPr/>
        <w:t>Élément : Exutoire ASS</w:t>
      </w:r>
      <w:bookmarkEnd w:id="126"/>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573"/>
        <w:gridCol w:w="11421"/>
      </w:tblGrid>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ass_exutoire</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Exutoire ASS</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de rejet dans le milieu récepteur</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20"/>
        <w:gridCol w:w="1330"/>
        <w:gridCol w:w="5187"/>
        <w:gridCol w:w="1155"/>
        <w:gridCol w:w="1491"/>
        <w:gridCol w:w="1161"/>
        <w:gridCol w:w="1121"/>
        <w:gridCol w:w="1128"/>
      </w:tblGrid>
      <w:tr>
        <w:trPr>
          <w:tblHeader w:val="true"/>
          <w:cantSplit w:val="true"/>
        </w:trPr>
        <w:tc>
          <w:tcPr>
            <w:tcW w:w="14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1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4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id_ass_exutoire</w:t>
            </w:r>
          </w:p>
        </w:tc>
        <w:tc>
          <w:tcPr>
            <w:tcW w:w="13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exutoire</w:t>
            </w:r>
          </w:p>
        </w:tc>
        <w:tc>
          <w:tcPr>
            <w:tcW w:w="51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l'exutoire d'assainissement, hérité ou propre à l'objet géomatique</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code_topage</w:t>
            </w:r>
          </w:p>
        </w:tc>
        <w:tc>
          <w:tcPr>
            <w:tcW w:w="13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 TOPAGE</w:t>
            </w:r>
          </w:p>
        </w:tc>
        <w:tc>
          <w:tcPr>
            <w:tcW w:w="51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 TOPAGE du milieu récepteur</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4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destination</w:t>
            </w:r>
          </w:p>
        </w:tc>
        <w:tc>
          <w:tcPr>
            <w:tcW w:w="13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Destination</w:t>
            </w:r>
          </w:p>
        </w:tc>
        <w:tc>
          <w:tcPr>
            <w:tcW w:w="51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milieu récepteur, à savoir naturel ou artificiel (Cf. liste de valeurs)</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ass_destination</w:t>
            </w:r>
          </w:p>
        </w:tc>
        <w:tc>
          <w:tcPr>
            <w:tcW w:w="11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7" w:name="_Toc183520201"/>
      <w:r>
        <w:rPr/>
        <w:t>Élément : Génie civil ASS</w:t>
      </w:r>
      <w:bookmarkEnd w:id="127"/>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57"/>
        <w:gridCol w:w="11337"/>
      </w:tblGrid>
      <w:tr>
        <w:trPr>
          <w:cantSplit w:val="true"/>
        </w:trPr>
        <w:tc>
          <w:tcPr>
            <w:tcW w:w="2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3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ass_genie_civil</w:t>
            </w:r>
          </w:p>
        </w:tc>
      </w:tr>
      <w:tr>
        <w:trPr>
          <w:cantSplit w:val="true"/>
        </w:trPr>
        <w:tc>
          <w:tcPr>
            <w:tcW w:w="2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3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Génie civil ASS</w:t>
            </w:r>
          </w:p>
        </w:tc>
      </w:tr>
      <w:tr>
        <w:trPr>
          <w:cantSplit w:val="true"/>
        </w:trPr>
        <w:tc>
          <w:tcPr>
            <w:tcW w:w="2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3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2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3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Surface projetée au sol ou réelle de l'ouvrage génie civil</w:t>
            </w:r>
          </w:p>
        </w:tc>
      </w:tr>
      <w:tr>
        <w:trPr>
          <w:cantSplit w:val="true"/>
        </w:trPr>
        <w:tc>
          <w:tcPr>
            <w:tcW w:w="2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3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2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3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id_emprise (1,1)</w:t>
            </w:r>
          </w:p>
        </w:tc>
      </w:tr>
      <w:tr>
        <w:trPr>
          <w:cantSplit w:val="true"/>
        </w:trPr>
        <w:tc>
          <w:tcPr>
            <w:tcW w:w="26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3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Surfacique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05"/>
        <w:gridCol w:w="1376"/>
        <w:gridCol w:w="5118"/>
        <w:gridCol w:w="1138"/>
        <w:gridCol w:w="1485"/>
        <w:gridCol w:w="1147"/>
        <w:gridCol w:w="1111"/>
        <w:gridCol w:w="1113"/>
      </w:tblGrid>
      <w:tr>
        <w:trPr>
          <w:tblHeader w:val="true"/>
          <w:cantSplit w:val="true"/>
        </w:trPr>
        <w:tc>
          <w:tcPr>
            <w:tcW w:w="1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4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1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id_ass_genie_civil</w:t>
            </w:r>
          </w:p>
        </w:tc>
        <w:tc>
          <w:tcPr>
            <w:tcW w:w="13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génie civil</w:t>
            </w:r>
          </w:p>
        </w:tc>
        <w:tc>
          <w:tcPr>
            <w:tcW w:w="5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génie civil d'assainissement, hérité ou propre à l'objet géomatique</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13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w:t>
            </w:r>
          </w:p>
        </w:tc>
        <w:tc>
          <w:tcPr>
            <w:tcW w:w="5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 de l'emprise génie civil (Cf. liste de valeurs)</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4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com_materiau</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1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niveau</w:t>
            </w:r>
          </w:p>
        </w:tc>
        <w:tc>
          <w:tcPr>
            <w:tcW w:w="13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Niveau</w:t>
            </w:r>
          </w:p>
        </w:tc>
        <w:tc>
          <w:tcPr>
            <w:tcW w:w="51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Niveau par rapport au sol, à savoir 0,1,-1,-2, etc.</w:t>
            </w:r>
          </w:p>
        </w:tc>
        <w:tc>
          <w:tcPr>
            <w:tcW w:w="11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48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1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8" w:name="_Toc183520202"/>
      <w:r>
        <w:rPr/>
        <w:t>Élément : Ouvrage spécial ASS (ligne)</w:t>
      </w:r>
      <w:bookmarkEnd w:id="128"/>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590"/>
        <w:gridCol w:w="11404"/>
      </w:tblGrid>
      <w:tr>
        <w:trPr>
          <w:cantSplit w:val="true"/>
        </w:trPr>
        <w:tc>
          <w:tcPr>
            <w:tcW w:w="25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4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ass_ouvrage_special_ligne</w:t>
            </w:r>
          </w:p>
        </w:tc>
      </w:tr>
      <w:tr>
        <w:trPr>
          <w:cantSplit w:val="true"/>
        </w:trPr>
        <w:tc>
          <w:tcPr>
            <w:tcW w:w="25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4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Ouvrage spécial ASS (ligne)</w:t>
            </w:r>
          </w:p>
        </w:tc>
      </w:tr>
      <w:tr>
        <w:trPr>
          <w:cantSplit w:val="true"/>
        </w:trPr>
        <w:tc>
          <w:tcPr>
            <w:tcW w:w="25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4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w:t>
            </w:r>
          </w:p>
        </w:tc>
      </w:tr>
      <w:tr>
        <w:trPr>
          <w:cantSplit w:val="true"/>
        </w:trPr>
        <w:tc>
          <w:tcPr>
            <w:tcW w:w="25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4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Ouvrage particulier ne rentrant pas dans une autre classe d'entités</w:t>
            </w:r>
          </w:p>
        </w:tc>
      </w:tr>
      <w:tr>
        <w:trPr>
          <w:cantSplit w:val="true"/>
        </w:trPr>
        <w:tc>
          <w:tcPr>
            <w:tcW w:w="25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4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Contraintes topologiques portées par l'entité mère.</w:t>
            </w:r>
          </w:p>
        </w:tc>
      </w:tr>
      <w:tr>
        <w:trPr>
          <w:cantSplit w:val="true"/>
        </w:trPr>
        <w:tc>
          <w:tcPr>
            <w:tcW w:w="25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4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 (1,1)</w:t>
            </w:r>
          </w:p>
        </w:tc>
      </w:tr>
      <w:tr>
        <w:trPr>
          <w:cantSplit w:val="true"/>
        </w:trPr>
        <w:tc>
          <w:tcPr>
            <w:tcW w:w="25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4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14"/>
        <w:gridCol w:w="1478"/>
        <w:gridCol w:w="4968"/>
        <w:gridCol w:w="932"/>
        <w:gridCol w:w="1831"/>
        <w:gridCol w:w="968"/>
        <w:gridCol w:w="997"/>
        <w:gridCol w:w="905"/>
      </w:tblGrid>
      <w:tr>
        <w:trPr>
          <w:tblHeader w:val="true"/>
          <w:cantSplit w:val="true"/>
        </w:trPr>
        <w:tc>
          <w:tcPr>
            <w:tcW w:w="1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4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8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id_ass_ouvrage_special_l</w:t>
            </w:r>
          </w:p>
        </w:tc>
        <w:tc>
          <w:tcPr>
            <w:tcW w:w="14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ouvrage spécial ligne</w:t>
            </w:r>
          </w:p>
        </w:tc>
        <w:tc>
          <w:tcPr>
            <w:tcW w:w="4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l'ouvrage spécial d'assainissement de type graphique ligne, hérité ou propre à l'objet géomatique</w:t>
            </w:r>
          </w:p>
        </w:tc>
        <w:tc>
          <w:tcPr>
            <w:tcW w:w="9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type_ouvrage_special</w:t>
            </w:r>
          </w:p>
        </w:tc>
        <w:tc>
          <w:tcPr>
            <w:tcW w:w="14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ouvrage spécial</w:t>
            </w:r>
          </w:p>
        </w:tc>
        <w:tc>
          <w:tcPr>
            <w:tcW w:w="4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l'ouvrage spécial, à savoir par exemple puits d'infiltration, puits de chute, chasse, etc. (Cf. liste de valeurs)</w:t>
            </w:r>
          </w:p>
        </w:tc>
        <w:tc>
          <w:tcPr>
            <w:tcW w:w="9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ass_type_ouvrage_special</w:t>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ref_ouvrage</w:t>
            </w:r>
          </w:p>
        </w:tc>
        <w:tc>
          <w:tcPr>
            <w:tcW w:w="14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ouvrage spécial</w:t>
            </w:r>
          </w:p>
        </w:tc>
        <w:tc>
          <w:tcPr>
            <w:tcW w:w="4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Lien avec l'ouvrage de référence de l'assainissement </w:t>
            </w:r>
          </w:p>
        </w:tc>
        <w:tc>
          <w:tcPr>
            <w:tcW w:w="9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3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29" w:name="_Toc183520203"/>
      <w:r>
        <w:rPr/>
        <w:t>Élément : Ouvrage spécial ASS (point)</w:t>
      </w:r>
      <w:bookmarkEnd w:id="129"/>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570"/>
        <w:gridCol w:w="11424"/>
      </w:tblGrid>
      <w:tr>
        <w:trPr>
          <w:cantSplit w:val="true"/>
        </w:trPr>
        <w:tc>
          <w:tcPr>
            <w:tcW w:w="2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4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ass_ouvrage_special_point</w:t>
            </w:r>
          </w:p>
        </w:tc>
      </w:tr>
      <w:tr>
        <w:trPr>
          <w:cantSplit w:val="true"/>
        </w:trPr>
        <w:tc>
          <w:tcPr>
            <w:tcW w:w="2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4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Ouvrage spécial ASS (point)</w:t>
            </w:r>
          </w:p>
        </w:tc>
      </w:tr>
      <w:tr>
        <w:trPr>
          <w:cantSplit w:val="true"/>
        </w:trPr>
        <w:tc>
          <w:tcPr>
            <w:tcW w:w="2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4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4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Ouvrage particulier ne rentrant pas dans une autre classe d'entités</w:t>
            </w:r>
          </w:p>
        </w:tc>
      </w:tr>
      <w:tr>
        <w:trPr>
          <w:cantSplit w:val="true"/>
        </w:trPr>
        <w:tc>
          <w:tcPr>
            <w:tcW w:w="2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4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4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5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4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84"/>
        <w:gridCol w:w="1471"/>
        <w:gridCol w:w="4926"/>
        <w:gridCol w:w="928"/>
        <w:gridCol w:w="1825"/>
        <w:gridCol w:w="964"/>
        <w:gridCol w:w="994"/>
        <w:gridCol w:w="901"/>
      </w:tblGrid>
      <w:tr>
        <w:trPr>
          <w:tblHeader w:val="true"/>
          <w:cantSplit w:val="true"/>
        </w:trPr>
        <w:tc>
          <w:tcPr>
            <w:tcW w:w="1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4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id_ass_ouvrage_special_p</w:t>
            </w:r>
          </w:p>
        </w:tc>
        <w:tc>
          <w:tcPr>
            <w:tcW w:w="14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ouvrage spécial point</w:t>
            </w:r>
          </w:p>
        </w:tc>
        <w:tc>
          <w:tcPr>
            <w:tcW w:w="4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l'ouvrage spécial d'assainissement de type graphique point, hérité ou propre à l'objet géomatique</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type_ouvrage_special</w:t>
            </w:r>
          </w:p>
        </w:tc>
        <w:tc>
          <w:tcPr>
            <w:tcW w:w="14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ouvrage spécial</w:t>
            </w:r>
          </w:p>
        </w:tc>
        <w:tc>
          <w:tcPr>
            <w:tcW w:w="4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l'ouvrage spécial, à savoir par exemple puits d'infiltration, puits de chute, chasse, etc. (Cf. liste de valeurs)</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ass_type_ouvrage_special</w:t>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ref_ouvrage</w:t>
            </w:r>
          </w:p>
        </w:tc>
        <w:tc>
          <w:tcPr>
            <w:tcW w:w="14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ouvrage spécial</w:t>
            </w:r>
          </w:p>
        </w:tc>
        <w:tc>
          <w:tcPr>
            <w:tcW w:w="4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Lien avec l'ouvrage de référence de l'assainissement </w:t>
            </w:r>
          </w:p>
        </w:tc>
        <w:tc>
          <w:tcPr>
            <w:tcW w:w="9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0" w:name="_Toc183520204"/>
      <w:r>
        <w:rPr/>
        <w:t>Élément : Ouvrage spécial ASS (surface)</w:t>
      </w:r>
      <w:bookmarkEnd w:id="130"/>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53"/>
        <w:gridCol w:w="11341"/>
      </w:tblGrid>
      <w:tr>
        <w:trPr>
          <w:cantSplit w:val="true"/>
        </w:trPr>
        <w:tc>
          <w:tcPr>
            <w:tcW w:w="26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ass_ouvrage_special_point</w:t>
            </w:r>
          </w:p>
        </w:tc>
      </w:tr>
      <w:tr>
        <w:trPr>
          <w:cantSplit w:val="true"/>
        </w:trPr>
        <w:tc>
          <w:tcPr>
            <w:tcW w:w="26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Ouvrage spécial ASS (surface)</w:t>
            </w:r>
          </w:p>
        </w:tc>
      </w:tr>
      <w:tr>
        <w:trPr>
          <w:cantSplit w:val="true"/>
        </w:trPr>
        <w:tc>
          <w:tcPr>
            <w:tcW w:w="26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26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Ouvrage particulier ne rentrant pas dans une autre classe d'entités</w:t>
            </w:r>
          </w:p>
        </w:tc>
      </w:tr>
      <w:tr>
        <w:trPr>
          <w:cantSplit w:val="true"/>
        </w:trPr>
        <w:tc>
          <w:tcPr>
            <w:tcW w:w="26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26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id_emprise (1,1)</w:t>
            </w:r>
          </w:p>
        </w:tc>
      </w:tr>
      <w:tr>
        <w:trPr>
          <w:cantSplit w:val="true"/>
        </w:trPr>
        <w:tc>
          <w:tcPr>
            <w:tcW w:w="26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819"/>
        <w:gridCol w:w="1556"/>
        <w:gridCol w:w="5009"/>
        <w:gridCol w:w="926"/>
        <w:gridCol w:w="1824"/>
        <w:gridCol w:w="966"/>
        <w:gridCol w:w="992"/>
        <w:gridCol w:w="901"/>
      </w:tblGrid>
      <w:tr>
        <w:trPr>
          <w:tblHeader w:val="true"/>
          <w:cantSplit w:val="true"/>
        </w:trPr>
        <w:tc>
          <w:tcPr>
            <w:tcW w:w="18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5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0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8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8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lang w:val="en-US"/>
              </w:rPr>
            </w:pPr>
            <w:r>
              <w:rPr>
                <w:lang w:val="en-US"/>
              </w:rPr>
              <w:t>id_ass_ouvrage_special_s</w:t>
            </w:r>
          </w:p>
        </w:tc>
        <w:tc>
          <w:tcPr>
            <w:tcW w:w="15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ouvrage spécial surface</w:t>
            </w:r>
          </w:p>
        </w:tc>
        <w:tc>
          <w:tcPr>
            <w:tcW w:w="50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l'ouvrage spécial d'assainissement de type graphique surface, hérité ou propre à l'objet géomatique</w:t>
            </w:r>
          </w:p>
        </w:tc>
        <w:tc>
          <w:tcPr>
            <w:tcW w:w="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type_ouvrage_special</w:t>
            </w:r>
          </w:p>
        </w:tc>
        <w:tc>
          <w:tcPr>
            <w:tcW w:w="15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ouvrage spécial</w:t>
            </w:r>
          </w:p>
        </w:tc>
        <w:tc>
          <w:tcPr>
            <w:tcW w:w="50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l'ouvrage spécial, à savoir par exemple puits d'infiltration, puits de chute, chasse, etc. (Cf. liste de valeurs)</w:t>
            </w:r>
          </w:p>
        </w:tc>
        <w:tc>
          <w:tcPr>
            <w:tcW w:w="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ass_type_ouvrage_special</w:t>
            </w:r>
          </w:p>
        </w:tc>
        <w:tc>
          <w:tcPr>
            <w:tcW w:w="9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1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ref_ouvrage</w:t>
            </w:r>
          </w:p>
        </w:tc>
        <w:tc>
          <w:tcPr>
            <w:tcW w:w="15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ouvrage spécial</w:t>
            </w:r>
          </w:p>
        </w:tc>
        <w:tc>
          <w:tcPr>
            <w:tcW w:w="50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Lien avec l'ouvrage de référence de l'assainissement </w:t>
            </w:r>
          </w:p>
        </w:tc>
        <w:tc>
          <w:tcPr>
            <w:tcW w:w="92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6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1" w:name="_Toc183520205"/>
      <w:r>
        <w:rPr/>
        <w:t>Élément : Pièce réseau ASS (discriminante)</w:t>
      </w:r>
      <w:bookmarkEnd w:id="131"/>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12"/>
        <w:gridCol w:w="11782"/>
      </w:tblGrid>
      <w:tr>
        <w:trPr>
          <w:cantSplit w:val="true"/>
        </w:trPr>
        <w:tc>
          <w:tcPr>
            <w:tcW w:w="22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7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ass_piece</w:t>
            </w:r>
          </w:p>
        </w:tc>
      </w:tr>
      <w:tr>
        <w:trPr>
          <w:cantSplit w:val="true"/>
        </w:trPr>
        <w:tc>
          <w:tcPr>
            <w:tcW w:w="22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7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réseau ASS (discriminante)</w:t>
            </w:r>
          </w:p>
        </w:tc>
      </w:tr>
      <w:tr>
        <w:trPr>
          <w:cantSplit w:val="true"/>
        </w:trPr>
        <w:tc>
          <w:tcPr>
            <w:tcW w:w="22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7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2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7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de montage sur le réseau d'assainissement sise au raccordement entre plusieurs canalisations (au sens géomatique, donc discriminante ie. coupante)</w:t>
            </w:r>
          </w:p>
        </w:tc>
      </w:tr>
      <w:tr>
        <w:trPr>
          <w:cantSplit w:val="true"/>
        </w:trPr>
        <w:tc>
          <w:tcPr>
            <w:tcW w:w="22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7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2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7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2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7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315"/>
        <w:gridCol w:w="1779"/>
        <w:gridCol w:w="5287"/>
        <w:gridCol w:w="967"/>
        <w:gridCol w:w="1692"/>
        <w:gridCol w:w="998"/>
        <w:gridCol w:w="1016"/>
        <w:gridCol w:w="939"/>
      </w:tblGrid>
      <w:tr>
        <w:trPr>
          <w:tblHeader w:val="true"/>
          <w:cantSplit w:val="true"/>
        </w:trPr>
        <w:tc>
          <w:tcPr>
            <w:tcW w:w="13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7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2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3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id_ass_piece</w:t>
            </w:r>
          </w:p>
        </w:tc>
        <w:tc>
          <w:tcPr>
            <w:tcW w:w="17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pièce réseau discriminante</w:t>
            </w:r>
          </w:p>
        </w:tc>
        <w:tc>
          <w:tcPr>
            <w:tcW w:w="52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pièce discriminante sur réseau d'assainissement, hérité ou propre à l'objet géomatique</w:t>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type_piece</w:t>
            </w:r>
          </w:p>
        </w:tc>
        <w:tc>
          <w:tcPr>
            <w:tcW w:w="17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pièce réseau</w:t>
            </w:r>
          </w:p>
        </w:tc>
        <w:tc>
          <w:tcPr>
            <w:tcW w:w="52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pièce discriminante sur réseau, à savoir par exemple té, cône de réduction, plaque pleine etc. (Cf. liste de valeurs)</w:t>
            </w:r>
          </w:p>
        </w:tc>
        <w:tc>
          <w:tcPr>
            <w:tcW w:w="96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ass_type_piece</w:t>
            </w:r>
          </w:p>
        </w:tc>
        <w:tc>
          <w:tcPr>
            <w:tcW w:w="9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2" w:name="_Toc183520206"/>
      <w:r>
        <w:rPr/>
        <w:t>Élément : Pièce réseau ASS (non discriminante)</w:t>
      </w:r>
      <w:bookmarkEnd w:id="132"/>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372"/>
        <w:gridCol w:w="11622"/>
      </w:tblGrid>
      <w:tr>
        <w:trPr>
          <w:cantSplit w:val="true"/>
        </w:trPr>
        <w:tc>
          <w:tcPr>
            <w:tcW w:w="23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6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ass_piece_hors_topo</w:t>
            </w:r>
          </w:p>
        </w:tc>
      </w:tr>
      <w:tr>
        <w:trPr>
          <w:cantSplit w:val="true"/>
        </w:trPr>
        <w:tc>
          <w:tcPr>
            <w:tcW w:w="23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6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réseau ASS (non discriminante)</w:t>
            </w:r>
          </w:p>
        </w:tc>
      </w:tr>
      <w:tr>
        <w:trPr>
          <w:cantSplit w:val="true"/>
        </w:trPr>
        <w:tc>
          <w:tcPr>
            <w:tcW w:w="23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6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3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6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Pièce de montage sur le réseau d'assainissement sise sur une canalisation (au sens géomatique, donc non discriminante ie. non coupante)</w:t>
            </w:r>
          </w:p>
        </w:tc>
      </w:tr>
      <w:tr>
        <w:trPr>
          <w:cantSplit w:val="true"/>
        </w:trPr>
        <w:tc>
          <w:tcPr>
            <w:tcW w:w="23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6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3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6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Par attribut</w:t>
            </w:r>
          </w:p>
        </w:tc>
      </w:tr>
      <w:tr>
        <w:trPr>
          <w:cantSplit w:val="true"/>
        </w:trPr>
        <w:tc>
          <w:tcPr>
            <w:tcW w:w="237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62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28"/>
        <w:gridCol w:w="2004"/>
        <w:gridCol w:w="4786"/>
        <w:gridCol w:w="984"/>
        <w:gridCol w:w="1698"/>
        <w:gridCol w:w="1013"/>
        <w:gridCol w:w="1023"/>
        <w:gridCol w:w="957"/>
      </w:tblGrid>
      <w:tr>
        <w:trPr>
          <w:tblHeader w:val="true"/>
          <w:cantSplit w:val="true"/>
        </w:trPr>
        <w:tc>
          <w:tcPr>
            <w:tcW w:w="15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7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id_ass_pieceht</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pièce réseau non discriminante</w:t>
            </w:r>
          </w:p>
        </w:tc>
        <w:tc>
          <w:tcPr>
            <w:tcW w:w="47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pièce non discriminante sur réseau d'assainissement : clé primaire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type_piece</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pièce réseau</w:t>
            </w:r>
          </w:p>
        </w:tc>
        <w:tc>
          <w:tcPr>
            <w:tcW w:w="47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pièce discriminante sur réseau, à savoir par exemple coude, manchon, etc. (Cf. liste de valeurs)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ass_type_piece</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2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ref_canalisation</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canalisation</w:t>
            </w:r>
          </w:p>
        </w:tc>
        <w:tc>
          <w:tcPr>
            <w:tcW w:w="47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l'entité porteuse "Canalisation assainissement" (ass_canalisation)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ass_canalisation</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10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3" w:name="_Toc183520207"/>
      <w:r>
        <w:rPr/>
        <w:t>Élément : Point collecte ASS</w:t>
      </w:r>
      <w:bookmarkEnd w:id="133"/>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124"/>
        <w:gridCol w:w="11870"/>
      </w:tblGrid>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ass_point_collecte</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collecte ASS</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l'assainissement. Contraintes topologiques portées par l'entité mère.</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Interface physique fixe en amont de laquelle le service public de l’eau n’a plus la responsabilité légale pleine et entière du service ou des infrastructures </w:t>
            </w:r>
            <w:r>
              <w:rPr>
                <w:rStyle w:val="Accentuation"/>
              </w:rPr>
              <w:t>(NF ISO 24510)</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l'entité "Nœud branchement" appliqué à l'assainissement. Contraintes topologiques portées par l'entité mère.</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id_noeud_branchement (1,1)</w:t>
            </w:r>
          </w:p>
        </w:tc>
      </w:tr>
      <w:tr>
        <w:trPr>
          <w:cantSplit w:val="true"/>
        </w:trPr>
        <w:tc>
          <w:tcPr>
            <w:tcW w:w="212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15"/>
        <w:gridCol w:w="992"/>
        <w:gridCol w:w="5908"/>
        <w:gridCol w:w="815"/>
        <w:gridCol w:w="2078"/>
        <w:gridCol w:w="868"/>
        <w:gridCol w:w="929"/>
        <w:gridCol w:w="788"/>
      </w:tblGrid>
      <w:tr>
        <w:trPr>
          <w:tblHeader w:val="true"/>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id_point_collecte</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point collecte</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point de collecte d'assainissement, hérité ou propre à l'objet géomatique</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type_point_collecte</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point collecte</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point de collecte, à savoir nature de l'ouvrage ou du composant au droit duquel s'établit le point de collecte et la collecte, par exemple boîte à passage direct ou siphoïde, té de visite, boîte-borgne, etc. (Cf. liste de valeurs)</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ass_type_point_collecte</w:t>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type_usager</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usager</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usager du point de collecte, à savoir nature de l'(des) usager(s) dont les effluents sont ainsi collectés, par exemple industriel, domestique, commercial, tertiaire, etc. (Cf. liste de valeurs)</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com_type_usager</w:t>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ref_externe</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externe</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vers une table externe de la gestion des usagers pour interfaçage</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 de l'ouvrage ou du composant formant le point de collecte (Cf. liste de valeurs)</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com_materiau</w:t>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z_tampon</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tampon (m NGF)</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du dessus du tampon, en mètres NGF</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z_radier</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radier (m NGF)</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au point le plus bas de l'ouvrage s'il y a lieu formant le point de collecte, en mètres NGF</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profondeur</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Profondeur (mm)</w:t>
            </w:r>
          </w:p>
        </w:tc>
        <w:tc>
          <w:tcPr>
            <w:tcW w:w="59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Profondeur du regard, mesurée ou approchée sur le terrain, en millimètres</w:t>
            </w:r>
          </w:p>
        </w:tc>
        <w:tc>
          <w:tcPr>
            <w:tcW w:w="81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20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4" w:name="_Toc183520208"/>
      <w:r>
        <w:rPr/>
        <w:t>Élément : Point mesure ASS</w:t>
      </w:r>
      <w:bookmarkEnd w:id="134"/>
    </w:p>
    <w:tbl>
      <w:tblPr>
        <w:tblW w:w="1027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7575"/>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75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ass_point_mesure</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75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mesure ASS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75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75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de suivi remarquable du fonctionnement d'un ouvrage d'assainissement </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75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75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Par attribut</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75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868"/>
        <w:gridCol w:w="1341"/>
        <w:gridCol w:w="5095"/>
        <w:gridCol w:w="865"/>
        <w:gridCol w:w="2113"/>
        <w:gridCol w:w="913"/>
        <w:gridCol w:w="958"/>
        <w:gridCol w:w="840"/>
      </w:tblGrid>
      <w:tr>
        <w:trPr>
          <w:tblHeader w:val="true"/>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id_ass_point_mesure</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point mesure</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point de mesure d'assainissement : clé primaire</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point de mesure (nom littéral)</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type_point_mesure</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point mesure</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point de mesure selon la (les) grandeur(s) mesurée(s), à savoir par hauteur, hauteur et vitesse, débit, turbidité, température, etc. (Cf. liste de valeurs)</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ass_type_point_mesure</w:t>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code_sandre</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 SANDRE</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Codification SANDRE du point de mesure, à savoir type du point réglementaire</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ass_code_sandre</w:t>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id_sandre</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SANDRE</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SANDRE du point de mesure, à savoir numéro ou référence alphanumérique du point SANDRE</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ref_ouvrage</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ouvrage</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l'entité porteuse ou génératrice du point de mesure</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86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34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0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le point de mesure</w:t>
            </w:r>
          </w:p>
        </w:tc>
        <w:tc>
          <w:tcPr>
            <w:tcW w:w="86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1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5" w:name="_Toc183520209"/>
      <w:r>
        <w:rPr/>
        <w:t>Élément : Point prélèvement ASS</w:t>
      </w:r>
      <w:bookmarkEnd w:id="135"/>
    </w:p>
    <w:tbl>
      <w:tblPr>
        <w:tblW w:w="12544"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4"/>
        <w:gridCol w:w="9849"/>
      </w:tblGrid>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98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ass_point_prelevement</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98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 prélèvement ASS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98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8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Emplacement spécifique où des échantillons d'effluents sont prélevés aux fins d'analyses et de tests.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98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98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id_ass_canalisation_reseau (0,1)</w:t>
            </w:r>
          </w:p>
        </w:tc>
      </w:tr>
      <w:tr>
        <w:trPr>
          <w:cantSplit w:val="true"/>
        </w:trPr>
        <w:tc>
          <w:tcPr>
            <w:tcW w:w="26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984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057"/>
        <w:gridCol w:w="1573"/>
        <w:gridCol w:w="4307"/>
        <w:gridCol w:w="917"/>
        <w:gridCol w:w="2302"/>
        <w:gridCol w:w="958"/>
        <w:gridCol w:w="988"/>
        <w:gridCol w:w="891"/>
      </w:tblGrid>
      <w:tr>
        <w:trPr>
          <w:tblHeader w:val="true"/>
          <w:cantSplit w:val="true"/>
        </w:trPr>
        <w:tc>
          <w:tcPr>
            <w:tcW w:w="20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3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23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20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id_ass_point_prelevement</w:t>
            </w:r>
          </w:p>
        </w:tc>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point prélèvement</w:t>
            </w:r>
          </w:p>
        </w:tc>
        <w:tc>
          <w:tcPr>
            <w:tcW w:w="43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rPr/>
            </w:pPr>
            <w:r>
              <w:rPr/>
              <w:t>Identifiant unique du point de prélèvement d’assainissement : clé primaire</w:t>
            </w:r>
          </w:p>
          <w:p>
            <w:pPr>
              <w:pStyle w:val="Normal"/>
              <w:widowControl w:val="false"/>
              <w:spacing w:before="0" w:after="60"/>
              <w:rPr/>
            </w:pPr>
            <w:r>
              <w:rPr/>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3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43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point de prélèvement (nom littéral)</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3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type_point_prelevement</w:t>
            </w:r>
          </w:p>
        </w:tc>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point prélèvement</w:t>
            </w:r>
          </w:p>
        </w:tc>
        <w:tc>
          <w:tcPr>
            <w:tcW w:w="43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point de prélèvement, à savoir manuel ou automatique (Cf. liste de valeurs)</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3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ass_type_point_prelevement</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code_sandre</w:t>
            </w:r>
          </w:p>
        </w:tc>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 SANDRE</w:t>
            </w:r>
          </w:p>
        </w:tc>
        <w:tc>
          <w:tcPr>
            <w:tcW w:w="43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Codification SANDRE du point de prélèvement, à savoir type du point réglementaire</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3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ass_code_sandre</w:t>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20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id_sandre</w:t>
            </w:r>
          </w:p>
        </w:tc>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SANDRE</w:t>
            </w:r>
          </w:p>
        </w:tc>
        <w:tc>
          <w:tcPr>
            <w:tcW w:w="43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SANDRE du point de prélèvement, à savoir numéro ou référence alphanumérique du point SANDRE</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3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205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ref_ouvrage</w:t>
            </w:r>
          </w:p>
        </w:tc>
        <w:tc>
          <w:tcPr>
            <w:tcW w:w="1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ouvrage</w:t>
            </w:r>
          </w:p>
        </w:tc>
        <w:tc>
          <w:tcPr>
            <w:tcW w:w="43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Lien, à savoir association par identifiant à l'entité porteuse ou génératrice du point de prélèvement</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23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6" w:name="_Toc183520210"/>
      <w:r>
        <w:rPr/>
        <w:t>Élément : Pompage ASS</w:t>
      </w:r>
      <w:bookmarkEnd w:id="136"/>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497"/>
        <w:gridCol w:w="12497"/>
      </w:tblGrid>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ass_pompage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Pompage ASS</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Bâtiment, structures et équipements utilisés pour transférer les eaux usées par une conduite de relèvement ou tout autre dispositif de relevage (autrement désigné par "Poste de pompage"). On distingue habituellement plusieurs types : • station de refoulement, • station de relèvement, • station de pompage en ligne. </w:t>
            </w:r>
            <w:r>
              <w:rPr>
                <w:rStyle w:val="Accentuation"/>
              </w:rPr>
              <w:t>(EN 752 (guide ASTEE gestion patrimoniale))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4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69"/>
        <w:gridCol w:w="1400"/>
        <w:gridCol w:w="5280"/>
        <w:gridCol w:w="940"/>
        <w:gridCol w:w="1814"/>
        <w:gridCol w:w="977"/>
        <w:gridCol w:w="999"/>
        <w:gridCol w:w="914"/>
      </w:tblGrid>
      <w:tr>
        <w:trPr>
          <w:tblHeader w:val="true"/>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id_ass_pompage</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pompage</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poste de pompage d'assainissement, hérité ou propre à l'objet géomatique</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type_pompage</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pompage</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poste de pompage, à savoir poste de refoulement, de relevage, de pompage en ligne (Cf. liste de valeurs)</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ass_type_pompage</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poste de pompage (nom littéral)</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fonction_pompage</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pompage</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principale du poste de pompage dans le réseau, à savoir par exemple relevage, anti-crue, vidange, etc. (Cf. liste de valeurs)</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ass_fonction_pompage</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nb_pompe</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pompes</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total de pompes du poste de pompage</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debit_temps_sec</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temps sec (m3/h)</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nominal par temps sec du poste de pompage, en mètres cubes par heure</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debit_temps_pluie</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temps pluie (m3/h)</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nominal par temps de pluie du poste de pompage, en mètres cubes par heure</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nb_bache</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baches</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de bâches du poste de pompage</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volume_bache</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bache (m3)</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total de la (ou des) bâche(s) en cumul du poste de pompage, en mètres cubes</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cote_trop_plein</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trop plein (m NGF)</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de trop-plein du poste de pompage, en mètres NGF</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6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40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le poste de pompage</w:t>
            </w:r>
          </w:p>
        </w:tc>
        <w:tc>
          <w:tcPr>
            <w:tcW w:w="94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8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7" w:name="_Toc183520211"/>
      <w:r>
        <w:rPr/>
        <w:t>Élément : Protection mécanique ASS</w:t>
      </w:r>
      <w:bookmarkEnd w:id="137"/>
    </w:p>
    <w:tbl>
      <w:tblPr>
        <w:tblW w:w="11114"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95"/>
        <w:gridCol w:w="8418"/>
      </w:tblGrid>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ass_protection_mecanique</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Protection mécanique ASS</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Construction dans laquelle les canalisations sont protégées et/ou guidées. </w:t>
            </w:r>
            <w:r>
              <w:rPr>
                <w:rStyle w:val="Accentuation"/>
              </w:rPr>
              <w:t>(STAR-DT)</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Sans</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Par attribut</w:t>
            </w:r>
          </w:p>
        </w:tc>
      </w:tr>
      <w:tr>
        <w:trPr>
          <w:cantSplit w:val="true"/>
        </w:trPr>
        <w:tc>
          <w:tcPr>
            <w:tcW w:w="26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84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Ligne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39"/>
        <w:gridCol w:w="1674"/>
        <w:gridCol w:w="4582"/>
        <w:gridCol w:w="1005"/>
        <w:gridCol w:w="1744"/>
        <w:gridCol w:w="1032"/>
        <w:gridCol w:w="1037"/>
        <w:gridCol w:w="980"/>
      </w:tblGrid>
      <w:tr>
        <w:trPr>
          <w:tblHeader w:val="true"/>
          <w:cantSplit w:val="true"/>
        </w:trPr>
        <w:tc>
          <w:tcPr>
            <w:tcW w:w="19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6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45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9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id_ass_protection_mecanique</w:t>
            </w:r>
          </w:p>
        </w:tc>
        <w:tc>
          <w:tcPr>
            <w:tcW w:w="16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protection mécanique</w:t>
            </w:r>
          </w:p>
        </w:tc>
        <w:tc>
          <w:tcPr>
            <w:tcW w:w="45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protection mécanique assainissement : clé primaire</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type_protection</w:t>
            </w:r>
          </w:p>
        </w:tc>
        <w:tc>
          <w:tcPr>
            <w:tcW w:w="16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protection</w:t>
            </w:r>
          </w:p>
        </w:tc>
        <w:tc>
          <w:tcPr>
            <w:tcW w:w="45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protection mécanique, à savoir par exemple fourreau, galerie, etc. (Cf. liste de valeurs)</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com_type_protection</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9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16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w:t>
            </w:r>
          </w:p>
        </w:tc>
        <w:tc>
          <w:tcPr>
            <w:tcW w:w="458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 de la protection mécanique (Cf. liste de valeurs)</w:t>
            </w:r>
          </w:p>
        </w:tc>
        <w:tc>
          <w:tcPr>
            <w:tcW w:w="10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com_materiau</w:t>
            </w:r>
          </w:p>
        </w:tc>
        <w:tc>
          <w:tcPr>
            <w:tcW w:w="10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8" w:name="_Toc183520212"/>
      <w:r>
        <w:rPr/>
        <w:t>Élément : Prétraitement ASS</w:t>
      </w:r>
      <w:bookmarkEnd w:id="138"/>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06"/>
        <w:gridCol w:w="12088"/>
      </w:tblGrid>
      <w:tr>
        <w:trPr>
          <w:cantSplit w:val="true"/>
        </w:trPr>
        <w:tc>
          <w:tcPr>
            <w:tcW w:w="19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0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ass_pretraitement</w:t>
            </w:r>
          </w:p>
        </w:tc>
      </w:tr>
      <w:tr>
        <w:trPr>
          <w:cantSplit w:val="true"/>
        </w:trPr>
        <w:tc>
          <w:tcPr>
            <w:tcW w:w="19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0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Prétraitement ASS</w:t>
            </w:r>
          </w:p>
        </w:tc>
      </w:tr>
      <w:tr>
        <w:trPr>
          <w:cantSplit w:val="true"/>
        </w:trPr>
        <w:tc>
          <w:tcPr>
            <w:tcW w:w="19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0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9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0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Les prétraitements ont pour objectif d'éliminer les éléments les plus grossiers. Il s'agit des déchets volumineux (dégrillage), des sables et graviers (dessablage) et des graisses (dégraissage-déshuilage).</w:t>
            </w:r>
          </w:p>
        </w:tc>
      </w:tr>
      <w:tr>
        <w:trPr>
          <w:cantSplit w:val="true"/>
        </w:trPr>
        <w:tc>
          <w:tcPr>
            <w:tcW w:w="19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0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19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0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90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0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11"/>
        <w:gridCol w:w="1275"/>
        <w:gridCol w:w="5602"/>
        <w:gridCol w:w="945"/>
        <w:gridCol w:w="1758"/>
        <w:gridCol w:w="981"/>
        <w:gridCol w:w="1003"/>
        <w:gridCol w:w="918"/>
      </w:tblGrid>
      <w:tr>
        <w:trPr>
          <w:tblHeader w:val="true"/>
          <w:cantSplit w:val="true"/>
        </w:trPr>
        <w:tc>
          <w:tcPr>
            <w:tcW w:w="15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9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id_ass_pretraitement</w:t>
            </w:r>
          </w:p>
        </w:tc>
        <w:tc>
          <w:tcPr>
            <w:tcW w:w="12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prétraitement</w:t>
            </w:r>
          </w:p>
        </w:tc>
        <w:tc>
          <w:tcPr>
            <w:tcW w:w="5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prétraitement d'assainissement, hérité ou propre à l'objet géomatique</w:t>
            </w:r>
          </w:p>
        </w:tc>
        <w:tc>
          <w:tcPr>
            <w:tcW w:w="9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2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du prétraitement (nom littéral)</w:t>
            </w:r>
          </w:p>
        </w:tc>
        <w:tc>
          <w:tcPr>
            <w:tcW w:w="9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type_pretraitement</w:t>
            </w:r>
          </w:p>
        </w:tc>
        <w:tc>
          <w:tcPr>
            <w:tcW w:w="12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prétraitement</w:t>
            </w:r>
          </w:p>
        </w:tc>
        <w:tc>
          <w:tcPr>
            <w:tcW w:w="5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prétraitement, à savoir par exemple dégrilleur, déshuileur, décanteur à sables, séparateur à hydrocarbures, etc. (Cf. liste de valeurs)</w:t>
            </w:r>
          </w:p>
        </w:tc>
        <w:tc>
          <w:tcPr>
            <w:tcW w:w="9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ass_type_pretraitement</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capacite</w:t>
            </w:r>
          </w:p>
        </w:tc>
        <w:tc>
          <w:tcPr>
            <w:tcW w:w="12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(m3/s)</w:t>
            </w:r>
          </w:p>
        </w:tc>
        <w:tc>
          <w:tcPr>
            <w:tcW w:w="5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du prétraitement en mètres cubes par seconde</w:t>
            </w:r>
          </w:p>
        </w:tc>
        <w:tc>
          <w:tcPr>
            <w:tcW w:w="9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7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w:t>
            </w:r>
          </w:p>
        </w:tc>
        <w:tc>
          <w:tcPr>
            <w:tcW w:w="12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(m3)</w:t>
            </w:r>
          </w:p>
        </w:tc>
        <w:tc>
          <w:tcPr>
            <w:tcW w:w="5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Volume de stockage du prétraitement en mètres cubes</w:t>
            </w:r>
          </w:p>
        </w:tc>
        <w:tc>
          <w:tcPr>
            <w:tcW w:w="9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7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1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27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6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le prétraitement</w:t>
            </w:r>
          </w:p>
        </w:tc>
        <w:tc>
          <w:tcPr>
            <w:tcW w:w="9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98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10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1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39" w:name="_Toc183520213"/>
      <w:r>
        <w:rPr/>
        <w:t>Élément : Périmètre gestion ASS</w:t>
      </w:r>
      <w:bookmarkEnd w:id="139"/>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656"/>
        <w:gridCol w:w="11338"/>
      </w:tblGrid>
      <w:tr>
        <w:trPr>
          <w:cantSplit w:val="true"/>
        </w:trPr>
        <w:tc>
          <w:tcPr>
            <w:tcW w:w="26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3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ass_perimetre_gestion</w:t>
            </w:r>
          </w:p>
        </w:tc>
      </w:tr>
      <w:tr>
        <w:trPr>
          <w:cantSplit w:val="true"/>
        </w:trPr>
        <w:tc>
          <w:tcPr>
            <w:tcW w:w="26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3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Périmètre gestion ASS</w:t>
            </w:r>
          </w:p>
        </w:tc>
      </w:tr>
      <w:tr>
        <w:trPr>
          <w:cantSplit w:val="true"/>
        </w:trPr>
        <w:tc>
          <w:tcPr>
            <w:tcW w:w="26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3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26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3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Surface projetée ou réelle du périmètre en gestion</w:t>
            </w:r>
          </w:p>
        </w:tc>
      </w:tr>
      <w:tr>
        <w:trPr>
          <w:cantSplit w:val="true"/>
        </w:trPr>
        <w:tc>
          <w:tcPr>
            <w:tcW w:w="26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3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Contraintes topologiques portées par l'entité mère.</w:t>
            </w:r>
          </w:p>
        </w:tc>
      </w:tr>
      <w:tr>
        <w:trPr>
          <w:cantSplit w:val="true"/>
        </w:trPr>
        <w:tc>
          <w:tcPr>
            <w:tcW w:w="26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3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id_emprise (1,1)</w:t>
            </w:r>
          </w:p>
        </w:tc>
      </w:tr>
      <w:tr>
        <w:trPr>
          <w:cantSplit w:val="true"/>
        </w:trPr>
        <w:tc>
          <w:tcPr>
            <w:tcW w:w="265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3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Surfacique</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03"/>
        <w:gridCol w:w="1299"/>
        <w:gridCol w:w="5752"/>
        <w:gridCol w:w="907"/>
        <w:gridCol w:w="1625"/>
        <w:gridCol w:w="947"/>
        <w:gridCol w:w="980"/>
        <w:gridCol w:w="880"/>
      </w:tblGrid>
      <w:tr>
        <w:trPr>
          <w:tblHeader w:val="true"/>
          <w:cantSplit w:val="true"/>
        </w:trPr>
        <w:tc>
          <w:tcPr>
            <w:tcW w:w="16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6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id_ass_perimetre_gestion</w:t>
            </w:r>
          </w:p>
        </w:tc>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périmètre gestion</w:t>
            </w:r>
          </w:p>
        </w:tc>
        <w:tc>
          <w:tcPr>
            <w:tcW w:w="5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périmètre de gestion d'assainissement, hérité ou propre à l'objet géomatique</w:t>
            </w:r>
          </w:p>
        </w:tc>
        <w:tc>
          <w:tcPr>
            <w:tcW w:w="9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type_perimetre_gestion</w:t>
            </w:r>
          </w:p>
        </w:tc>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périmètre gestion</w:t>
            </w:r>
          </w:p>
        </w:tc>
        <w:tc>
          <w:tcPr>
            <w:tcW w:w="5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périmètre de gestion (Cf. liste de valeurs)</w:t>
            </w:r>
          </w:p>
        </w:tc>
        <w:tc>
          <w:tcPr>
            <w:tcW w:w="9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com_type_perimetre</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60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type_acces</w:t>
            </w:r>
          </w:p>
        </w:tc>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accès</w:t>
            </w:r>
          </w:p>
        </w:tc>
        <w:tc>
          <w:tcPr>
            <w:tcW w:w="575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d'accès du périmètre de gestion au sens caractérisation de l'autorisation d'accès, à savoir par exemple libre, restreint, sous autorisation (Cf. liste de valeurs)</w:t>
            </w:r>
          </w:p>
        </w:tc>
        <w:tc>
          <w:tcPr>
            <w:tcW w:w="9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com_type_acces</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40" w:name="_Toc183520214"/>
      <w:r>
        <w:rPr/>
        <w:t>Élément : Raccordement ASS</w:t>
      </w:r>
      <w:bookmarkEnd w:id="140"/>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74"/>
        <w:gridCol w:w="12020"/>
      </w:tblGrid>
      <w:tr>
        <w:trPr>
          <w:cantSplit w:val="true"/>
        </w:trPr>
        <w:tc>
          <w:tcPr>
            <w:tcW w:w="19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ass_raccord</w:t>
            </w:r>
          </w:p>
        </w:tc>
      </w:tr>
      <w:tr>
        <w:trPr>
          <w:cantSplit w:val="true"/>
        </w:trPr>
        <w:tc>
          <w:tcPr>
            <w:tcW w:w="19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Raccordement ASS</w:t>
            </w:r>
          </w:p>
        </w:tc>
      </w:tr>
      <w:tr>
        <w:trPr>
          <w:cantSplit w:val="true"/>
        </w:trPr>
        <w:tc>
          <w:tcPr>
            <w:tcW w:w="19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Fille de la super-entité "Nœud réseau". Contraintes topologiques portées par la super entité mère. Entité (fille) connectée à un objet "Canalisation ASS" porteur et sous relation d'identifiant.</w:t>
            </w:r>
          </w:p>
        </w:tc>
      </w:tr>
      <w:tr>
        <w:trPr>
          <w:cantSplit w:val="true"/>
        </w:trPr>
        <w:tc>
          <w:tcPr>
            <w:tcW w:w="19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Jonction (pièce ou technique de jonction) entre la canalisation de réseau et la canalisation de branchement (autrement désigné par dispositif de raccordement)</w:t>
            </w:r>
          </w:p>
        </w:tc>
      </w:tr>
      <w:tr>
        <w:trPr>
          <w:cantSplit w:val="true"/>
        </w:trPr>
        <w:tc>
          <w:tcPr>
            <w:tcW w:w="19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Fille de la super-entité "Nœud réseau". Contraintes topologiques portées par la super entité mère. Entité (fille) connectée à un objet "Canalisation ASS" porteur et sous relation d'identifiant.</w:t>
            </w:r>
          </w:p>
        </w:tc>
      </w:tr>
      <w:tr>
        <w:trPr>
          <w:cantSplit w:val="true"/>
        </w:trPr>
        <w:tc>
          <w:tcPr>
            <w:tcW w:w="19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strike/>
              </w:rPr>
              <w:t>id_ass_noeud_branchement (1,1)</w:t>
            </w:r>
          </w:p>
          <w:p>
            <w:pPr>
              <w:pStyle w:val="Normal"/>
              <w:widowControl w:val="false"/>
              <w:spacing w:before="0" w:after="0"/>
              <w:rPr/>
            </w:pPr>
            <w:r>
              <w:rPr/>
              <w:t>id_ass_canalisation (1,1)</w:t>
            </w:r>
          </w:p>
        </w:tc>
      </w:tr>
      <w:tr>
        <w:trPr>
          <w:cantSplit w:val="true"/>
        </w:trPr>
        <w:tc>
          <w:tcPr>
            <w:tcW w:w="197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02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Point</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304"/>
        <w:gridCol w:w="1229"/>
        <w:gridCol w:w="6146"/>
        <w:gridCol w:w="914"/>
        <w:gridCol w:w="1576"/>
        <w:gridCol w:w="953"/>
        <w:gridCol w:w="984"/>
        <w:gridCol w:w="887"/>
      </w:tblGrid>
      <w:tr>
        <w:trPr>
          <w:tblHeader w:val="true"/>
          <w:cantSplit w:val="true"/>
        </w:trPr>
        <w:tc>
          <w:tcPr>
            <w:tcW w:w="13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61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3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id_ass_raccord</w:t>
            </w:r>
          </w:p>
        </w:tc>
        <w:tc>
          <w:tcPr>
            <w:tcW w:w="12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raccordement</w:t>
            </w:r>
          </w:p>
        </w:tc>
        <w:tc>
          <w:tcPr>
            <w:tcW w:w="61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dispositif de raccordement, hérité ou propre à l'objet géomatique</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type_raccord</w:t>
            </w:r>
          </w:p>
        </w:tc>
        <w:tc>
          <w:tcPr>
            <w:tcW w:w="12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pièce raccordement</w:t>
            </w:r>
          </w:p>
        </w:tc>
        <w:tc>
          <w:tcPr>
            <w:tcW w:w="61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dispositif de raccordement, à savoir par exemple en culotte, selle ou tulipe, par piquage direct, par té de branchement, etc. (Cf. liste de valeurs)</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ass_type_raccord</w:t>
            </w:r>
          </w:p>
        </w:tc>
        <w:tc>
          <w:tcPr>
            <w:tcW w:w="9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ref_canalisation</w:t>
            </w:r>
          </w:p>
        </w:tc>
        <w:tc>
          <w:tcPr>
            <w:tcW w:w="122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canalisation</w:t>
            </w:r>
          </w:p>
        </w:tc>
        <w:tc>
          <w:tcPr>
            <w:tcW w:w="61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Référence à la canalisation de réseau sur laquelle s'effectue le raccordement et à laquelle donc il appartient, par relation d'identifiant (id_ass_canalisation_reseau)</w:t>
            </w:r>
          </w:p>
        </w:tc>
        <w:tc>
          <w:tcPr>
            <w:tcW w:w="91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5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ass_canalisation</w:t>
            </w:r>
          </w:p>
        </w:tc>
        <w:tc>
          <w:tcPr>
            <w:tcW w:w="95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41" w:name="_Toc183520215"/>
      <w:r>
        <w:rPr/>
        <w:t>Élément : Regard ASS</w:t>
      </w:r>
      <w:bookmarkEnd w:id="141"/>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573"/>
        <w:gridCol w:w="11421"/>
      </w:tblGrid>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ass_regard</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Regard ASS</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Enceinte munie d’un tampon amovible, réalisée sur un branchement ou un collecteur. </w:t>
            </w:r>
            <w:r>
              <w:rPr>
                <w:rStyle w:val="Accentuation"/>
              </w:rPr>
              <w:t>(EN 752)</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Contraintes topologiques portées par l'entité mère.</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5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42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343"/>
        <w:gridCol w:w="1155"/>
        <w:gridCol w:w="6195"/>
        <w:gridCol w:w="899"/>
        <w:gridCol w:w="1609"/>
        <w:gridCol w:w="942"/>
        <w:gridCol w:w="977"/>
        <w:gridCol w:w="873"/>
      </w:tblGrid>
      <w:tr>
        <w:trPr>
          <w:tblHeader w:val="true"/>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id_ass_regard</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regard</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du regard d'assainissement, hérité ou propre à l'objet géomatique</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type_regard</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regard</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du regard, à savoir par exemple regard de visite, chambre, regard borgne, etc. (Cf. liste de valeurs)</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ass_type_regard</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Matériau </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Matériau du regard (Cf. liste de valeurs)</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com_materiau</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materiau</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position</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Position</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Positionnement du regard par rapport au réseau, à savoir par exemple axial, déporté, etc. (Cf. liste de valeurs)</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ass_position</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type_descente</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descente</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descenderie pour la descente dans le regard, à savoir par exemple échelon simple, échelon double, échelle, trous dans la paroi, sans dispositif, etc. (Cf. liste de valeurs)</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ass_type_descente</w:t>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nb_paliers</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paliers</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Nombre de paliers du regard</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z_tampon</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tampon (m NGF)</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du dessus du tampon, en mètres NGF</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z_radier</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Z radier (m NGF)</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Z au point le plus bas du regard, en mètres NGF</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3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profondeur_mesure</w:t>
            </w:r>
          </w:p>
        </w:tc>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Profondeur (mm)</w:t>
            </w:r>
          </w:p>
        </w:tc>
        <w:tc>
          <w:tcPr>
            <w:tcW w:w="61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Profondeur du regard, mesurée ou approchée sur le terrain, en millimètres</w:t>
            </w:r>
          </w:p>
        </w:tc>
        <w:tc>
          <w:tcPr>
            <w:tcW w:w="89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Décimal</w:t>
            </w:r>
          </w:p>
        </w:tc>
        <w:tc>
          <w:tcPr>
            <w:tcW w:w="160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9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7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4"/>
        <w:numPr>
          <w:ilvl w:val="3"/>
          <w:numId w:val="4"/>
        </w:numPr>
        <w:ind w:left="357" w:hanging="357"/>
        <w:rPr/>
      </w:pPr>
      <w:bookmarkStart w:id="142" w:name="_Toc183520216"/>
      <w:r>
        <w:rPr/>
        <w:t>Élément : Technique alternative EPL (ligne)</w:t>
      </w:r>
      <w:bookmarkEnd w:id="142"/>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97"/>
        <w:gridCol w:w="11697"/>
      </w:tblGrid>
      <w:tr>
        <w:trPr>
          <w:cantSplit w:val="true"/>
        </w:trPr>
        <w:tc>
          <w:tcPr>
            <w:tcW w:w="2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6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ass_gestion_epl_ligne</w:t>
            </w:r>
          </w:p>
        </w:tc>
      </w:tr>
      <w:tr>
        <w:trPr>
          <w:cantSplit w:val="true"/>
        </w:trPr>
        <w:tc>
          <w:tcPr>
            <w:tcW w:w="2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6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Technique alternative EPL (ligne)</w:t>
            </w:r>
          </w:p>
        </w:tc>
      </w:tr>
      <w:tr>
        <w:trPr>
          <w:cantSplit w:val="true"/>
        </w:trPr>
        <w:tc>
          <w:tcPr>
            <w:tcW w:w="2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6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pluvial. Contraintes topologiques portées par l'entité mère.</w:t>
            </w:r>
          </w:p>
        </w:tc>
      </w:tr>
      <w:tr>
        <w:trPr>
          <w:cantSplit w:val="true"/>
        </w:trPr>
        <w:tc>
          <w:tcPr>
            <w:tcW w:w="2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6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Structure, ouvrage ou aménagement, et ses équipements éventuels, de gestion alternative des eaux pluviales urbaines, à la source ou sur le réseau</w:t>
            </w:r>
          </w:p>
        </w:tc>
      </w:tr>
      <w:tr>
        <w:trPr>
          <w:cantSplit w:val="true"/>
        </w:trPr>
        <w:tc>
          <w:tcPr>
            <w:tcW w:w="2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6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"Canalisation" appliqué à l'assainissement pluvial. Contraintes topologiques portées par l'entité mère.</w:t>
            </w:r>
          </w:p>
        </w:tc>
      </w:tr>
      <w:tr>
        <w:trPr>
          <w:cantSplit w:val="true"/>
        </w:trPr>
        <w:tc>
          <w:tcPr>
            <w:tcW w:w="2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6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id_canalisation (1,1)</w:t>
            </w:r>
          </w:p>
        </w:tc>
      </w:tr>
      <w:tr>
        <w:trPr>
          <w:cantSplit w:val="true"/>
        </w:trPr>
        <w:tc>
          <w:tcPr>
            <w:tcW w:w="22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69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89"/>
        <w:gridCol w:w="1558"/>
        <w:gridCol w:w="5412"/>
        <w:gridCol w:w="842"/>
        <w:gridCol w:w="1739"/>
        <w:gridCol w:w="891"/>
        <w:gridCol w:w="946"/>
        <w:gridCol w:w="816"/>
      </w:tblGrid>
      <w:tr>
        <w:trPr>
          <w:tblHeader w:val="true"/>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id_ass_gestion_epl_ligne</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technique alternative EPL ligne</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technique alternative de gestion du pluvial d'assainissement de type graphique ligne, hérité ou propre à l'objet géomatique</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technique alternative de gestion du pluvial (nom littéral)</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type_gestion_epl</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technique alternative EPL</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technique alternative de gestion du pluvial, à savoir par exemple puits, bassin, fossé, noue, etc. (Cf. liste de valeurs)</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ass_type_gestion_epl</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fonction_gestion_epl</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technique alternative EPL</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principale de la technique alternative de gestion du pluvial, à savoir par exemple stockage, infiltration, etc. (Cf. liste de valeurs)</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ass_fonction_gestion_epl</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capacite</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(m3)</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maximale de stockage de la technique alternative de gestion du pluvial (l'ouvrage) en mètres cubes</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debit_fuite</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fuite (m3/s)</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de fuite, c'est-à-dire quantité limitée d'eau en mètres cubes par seconde qui s'évacue de la technique alternative de gestion du pluvial par l'intermédiaire d'un dispositif de régulation</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cote_radier</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radier (m NGF)</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du point le plus bas du fond de la technique alternative de gestion du pluvial (l'ouvrage), en mètres NGF</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cote_trop_plein</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trop-plein (m NGF)</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de débordement de la technique alternative de gestion du pluvial (l'ouvrage), en mètres NGF</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5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41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technique alternative de gestion du pluvial</w:t>
            </w:r>
          </w:p>
        </w:tc>
        <w:tc>
          <w:tcPr>
            <w:tcW w:w="8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89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bl>
    <w:p>
      <w:pPr>
        <w:pStyle w:val="Titre4"/>
        <w:numPr>
          <w:ilvl w:val="3"/>
          <w:numId w:val="4"/>
        </w:numPr>
        <w:ind w:left="357" w:hanging="357"/>
        <w:rPr/>
      </w:pPr>
      <w:bookmarkStart w:id="143" w:name="_Toc183520217"/>
      <w:r>
        <w:rPr/>
        <w:t>Élément : Technique alternative EPL ASS (point)</w:t>
      </w:r>
      <w:bookmarkEnd w:id="143"/>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89"/>
        <w:gridCol w:w="11705"/>
      </w:tblGrid>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ass_gestion_epl_point</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Technique alternative EPL ASS (point)</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pluvial. Contraintes topologiques portées par l'entité mère.</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Structure, ouvrage ou aménagement, et ses équipements éventuels, de gestion alternative des eaux pluviales urbaines, à la source ou sur le réseau</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appliqué à l'assainissement pluvial. Contraintes topologiques portées par l'entité mère.</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94"/>
        <w:gridCol w:w="1559"/>
        <w:gridCol w:w="5407"/>
        <w:gridCol w:w="843"/>
        <w:gridCol w:w="1738"/>
        <w:gridCol w:w="890"/>
        <w:gridCol w:w="946"/>
        <w:gridCol w:w="816"/>
      </w:tblGrid>
      <w:tr>
        <w:trPr>
          <w:tblHeader w:val="true"/>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lang w:val="en-US"/>
              </w:rPr>
            </w:pPr>
            <w:r>
              <w:rPr>
                <w:lang w:val="en-US"/>
              </w:rPr>
              <w:t>id_ass_gestion_epl_point</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technique alternative EPL point</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technique alternative de gestion du pluvial d'assainissement de type graphique point, hérité ou propre à l'objet géomatique</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technique alternative de gestion du pluvial (nom littéral)</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type_gestion_epl</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technique alternative EPL</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technique alternative de gestion du pluvial, à savoir par exemple puits, bassin, fossé, noue, etc. (Cf. liste de valeurs)</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ass_type_gestion_epl</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fonction_gestion_epl</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technique alternative EPL</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principale de la technique alternative de gestion du pluvial, à savoir par exemple stockage, infiltration, etc. (Cf. liste de valeurs)</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ass_fonction_gestion_epl</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(m3)</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maximale de stockage de la technique alternative de gestion du pluvial (l'ouvrage) en mètres cubes</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debit_fuite</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fuite (m3/s)</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de fuite, c'est-à-dire quantité limitée d'eau en mètres cubes par seconde qui s'évacue de la technique alternative de gestion du pluvial par l'intermédiaire d'un dispositif de régulation</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cote_radier</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radier (m NGF)</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du point le plus bas du fond de la technique alternative de gestion du pluvial (l'ouvrage), en mètres NGF</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cote_trop_plein</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trop-plein (m NGF)</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de débordement de la technique alternative de gestion du pluvial (l'ouvrage), en mètres NGF</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79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4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technique alternative de gestion du pluvial</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89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bl>
    <w:p>
      <w:pPr>
        <w:pStyle w:val="Titre4"/>
        <w:numPr>
          <w:ilvl w:val="3"/>
          <w:numId w:val="4"/>
        </w:numPr>
        <w:ind w:left="357" w:hanging="357"/>
        <w:rPr/>
      </w:pPr>
      <w:bookmarkStart w:id="144" w:name="_Toc183520218"/>
      <w:r>
        <w:rPr/>
        <w:t>Élément : Technique alternative EPL ASS (surface)</w:t>
      </w:r>
      <w:bookmarkEnd w:id="144"/>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89"/>
        <w:gridCol w:w="11705"/>
      </w:tblGrid>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ass_gestion_epl_surface</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Technique alternative EPL ASS (surface)</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pluvial. Contraintes topologiques portées par l'entité mère.</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Structure, ouvrage ou aménagement, et ses équipements éventuels, de gestion alternative des eaux pluviales urbaines, à la source ou sur le réseau</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"Emprise" appliqué à l'assainissement pluvial. Contraintes topologiques portées par l'entité mère.</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228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851"/>
        <w:gridCol w:w="1607"/>
        <w:gridCol w:w="5325"/>
        <w:gridCol w:w="837"/>
        <w:gridCol w:w="1732"/>
        <w:gridCol w:w="888"/>
        <w:gridCol w:w="943"/>
        <w:gridCol w:w="810"/>
      </w:tblGrid>
      <w:tr>
        <w:trPr>
          <w:tblHeader w:val="true"/>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id_ass_gestion_epl_surface</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technique alternative EPL surface</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technique alternative de gestion du pluvial d'assainissement de type graphique surface, hérité ou propre à l'objet géomatique</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technique alternative de gestion du pluvial (nom littéral)</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type_gestion_epl</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technique alternative EPL</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Type de la technique alternative de gestion du pluvial, à savoir par exemple puits, bassin, fossé, noue, etc. (Cf. liste de valeurs)</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ass_type_gestion_epl</w:t>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fonction_gestion_epl</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technique alternative EPL</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Fonction principale de la technique alternative de gestion du pluvial, à savoir par exemple stockage, infiltration, etc. (Cf. liste de valeurs)</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ass_fonction_gestion_epl</w:t>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capacite</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(m3)</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maximale de stockage de la technique alternative de gestion du pluvial (l'ouvrage) en mètres cubes</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debit_fuite</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fuite (m3/s)</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Débit de fuite, c'est-à-dire quantité limitée d'eau en mètres cubes par seconde qui s'évacue de la technique alternative de gestion du pluvial par l'intermédiaire d'un dispositif de régulation</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cote_radier</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radier (m NGF)</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du point le plus bas du fond de la technique alternative de gestion du pluvial (l'ouvrage), en mètres NGF</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cote_trop_plein</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trop-plein (m NGF)</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Cote altimétrique de débordement de la technique alternative de gestion du pluvial (l'ouvrage), en mètres NGF</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Numérique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r>
        <w:trPr>
          <w:cantSplit w:val="true"/>
        </w:trPr>
        <w:tc>
          <w:tcPr>
            <w:tcW w:w="185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60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3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technique alternative de gestion du pluvial</w:t>
            </w:r>
          </w:p>
        </w:tc>
        <w:tc>
          <w:tcPr>
            <w:tcW w:w="83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73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4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81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r>
    </w:tbl>
    <w:p>
      <w:pPr>
        <w:pStyle w:val="Titre4"/>
        <w:numPr>
          <w:ilvl w:val="3"/>
          <w:numId w:val="4"/>
        </w:numPr>
        <w:ind w:left="357" w:hanging="357"/>
        <w:rPr/>
      </w:pPr>
      <w:bookmarkStart w:id="145" w:name="_Toc183520219"/>
      <w:r>
        <w:rPr/>
        <w:t>Élément : Traitement ASS</w:t>
      </w:r>
      <w:bookmarkEnd w:id="145"/>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623"/>
        <w:gridCol w:w="12371"/>
      </w:tblGrid>
      <w:tr>
        <w:trPr>
          <w:cantSplit w:val="true"/>
        </w:trPr>
        <w:tc>
          <w:tcPr>
            <w:tcW w:w="16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23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ass_traitement</w:t>
            </w:r>
          </w:p>
        </w:tc>
      </w:tr>
      <w:tr>
        <w:trPr>
          <w:cantSplit w:val="true"/>
        </w:trPr>
        <w:tc>
          <w:tcPr>
            <w:tcW w:w="16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123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Traitement ASS</w:t>
            </w:r>
          </w:p>
        </w:tc>
      </w:tr>
      <w:tr>
        <w:trPr>
          <w:cantSplit w:val="true"/>
        </w:trPr>
        <w:tc>
          <w:tcPr>
            <w:tcW w:w="16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Héritage</w:t>
            </w:r>
          </w:p>
        </w:tc>
        <w:tc>
          <w:tcPr>
            <w:tcW w:w="123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Contraintes topologiques portées par l'entité mère.</w:t>
            </w:r>
          </w:p>
        </w:tc>
      </w:tr>
      <w:tr>
        <w:trPr>
          <w:cantSplit w:val="true"/>
        </w:trPr>
        <w:tc>
          <w:tcPr>
            <w:tcW w:w="16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123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Ensemble des installations chargées de traiter les eaux collectées par le réseau de collecte des eaux usées avant rejet au milieu naturel et dans le respect de la réglementation (autrement désigné par "Station de traitement des eaux usées" ou "Station d'épuration") </w:t>
            </w:r>
            <w:r>
              <w:rPr>
                <w:rStyle w:val="Accentuation"/>
              </w:rPr>
              <w:t>(MTES )</w:t>
            </w:r>
          </w:p>
        </w:tc>
      </w:tr>
      <w:tr>
        <w:trPr>
          <w:cantSplit w:val="true"/>
        </w:trPr>
        <w:tc>
          <w:tcPr>
            <w:tcW w:w="16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Contraintes topologiques</w:t>
            </w:r>
          </w:p>
        </w:tc>
        <w:tc>
          <w:tcPr>
            <w:tcW w:w="123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Entité fille de la super-entité "Nœud réseau". Contraintes topologiques portées par l'entité mère.</w:t>
            </w:r>
          </w:p>
        </w:tc>
      </w:tr>
      <w:tr>
        <w:trPr>
          <w:cantSplit w:val="true"/>
        </w:trPr>
        <w:tc>
          <w:tcPr>
            <w:tcW w:w="16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Association</w:t>
            </w:r>
          </w:p>
        </w:tc>
        <w:tc>
          <w:tcPr>
            <w:tcW w:w="123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id_noeud_reseau (1,1)</w:t>
            </w:r>
          </w:p>
        </w:tc>
      </w:tr>
      <w:tr>
        <w:trPr>
          <w:cantSplit w:val="true"/>
        </w:trPr>
        <w:tc>
          <w:tcPr>
            <w:tcW w:w="162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Géométrie</w:t>
            </w:r>
          </w:p>
        </w:tc>
        <w:tc>
          <w:tcPr>
            <w:tcW w:w="1237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 xml:space="preserve">Point </w:t>
            </w:r>
          </w:p>
        </w:tc>
      </w:tr>
    </w:tbl>
    <w:p>
      <w:pPr>
        <w:pStyle w:val="Normal"/>
        <w:rPr/>
      </w:pPr>
      <w:r>
        <w:rPr>
          <w:rStyle w:val="Strong"/>
        </w:rPr>
        <w:t>Attributs :</w:t>
      </w:r>
      <w:r>
        <w:rPr/>
        <w:t xml:space="preserve"> </w:t>
      </w:r>
    </w:p>
    <w:tbl>
      <w:tblPr>
        <w:tblW w:w="139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584"/>
        <w:gridCol w:w="1301"/>
        <w:gridCol w:w="5987"/>
        <w:gridCol w:w="825"/>
        <w:gridCol w:w="1686"/>
        <w:gridCol w:w="876"/>
        <w:gridCol w:w="936"/>
        <w:gridCol w:w="798"/>
      </w:tblGrid>
      <w:tr>
        <w:trPr>
          <w:tblHeader w:val="true"/>
          <w:cantSplit w:val="true"/>
        </w:trPr>
        <w:tc>
          <w:tcPr>
            <w:tcW w:w="1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w:t>
            </w:r>
          </w:p>
        </w:tc>
        <w:tc>
          <w:tcPr>
            <w:tcW w:w="13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Alias</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Définition</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Type de valeur</w:t>
            </w:r>
          </w:p>
        </w:tc>
        <w:tc>
          <w:tcPr>
            <w:tcW w:w="16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possibles</w:t>
            </w:r>
          </w:p>
        </w:tc>
        <w:tc>
          <w:tcPr>
            <w:tcW w:w="8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Valeurs nulles</w:t>
            </w:r>
          </w:p>
        </w:tc>
        <w:tc>
          <w:tcPr>
            <w:tcW w:w="9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Nom RAEPA</w:t>
            </w:r>
          </w:p>
        </w:tc>
        <w:tc>
          <w:tcPr>
            <w:tcW w:w="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jc w:val="center"/>
              <w:rPr>
                <w:b/>
                <w:b/>
                <w:bCs/>
              </w:rPr>
            </w:pPr>
            <w:r>
              <w:rPr>
                <w:b/>
                <w:bCs/>
              </w:rPr>
              <w:t>Réglementaire</w:t>
            </w:r>
          </w:p>
        </w:tc>
      </w:tr>
      <w:tr>
        <w:trPr>
          <w:cantSplit w:val="true"/>
        </w:trPr>
        <w:tc>
          <w:tcPr>
            <w:tcW w:w="1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id_ass_traitement</w:t>
            </w:r>
          </w:p>
        </w:tc>
        <w:tc>
          <w:tcPr>
            <w:tcW w:w="13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traitement</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Identifiant unique de la station de traitement d'assainissement des eaux usées (EU), hérité ou propre à l'objet géomatique</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nom_usuel</w:t>
            </w:r>
          </w:p>
        </w:tc>
        <w:tc>
          <w:tcPr>
            <w:tcW w:w="13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usuel</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Nom d'usage de la station de traitement des eaux usées</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code_ouvrage_sandre</w:t>
            </w:r>
          </w:p>
        </w:tc>
        <w:tc>
          <w:tcPr>
            <w:tcW w:w="13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 ouvrage SANDRE</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Code SANDRE de la station de traitement des eaux usées, à savoir numéro ou référence alphanumérique du point SANDRE dénommé 'code ouvrage de dépollution' ([CdOuvrageDepollution]) dans le référentiel SANDRE</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Non</w:t>
            </w:r>
          </w:p>
        </w:tc>
        <w:tc>
          <w:tcPr>
            <w:tcW w:w="9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Oui</w:t>
            </w:r>
          </w:p>
        </w:tc>
      </w:tr>
      <w:tr>
        <w:trPr>
          <w:cantSplit w:val="true"/>
        </w:trPr>
        <w:tc>
          <w:tcPr>
            <w:tcW w:w="1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techno_traitement</w:t>
            </w:r>
          </w:p>
        </w:tc>
        <w:tc>
          <w:tcPr>
            <w:tcW w:w="13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Technologie traitement</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Technologie du traitement, à savoir par exemple filière physico-chimique, biologique, chimique, etc. (Cf. liste de valeurs)</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ass_technologie_traitement</w:t>
            </w:r>
          </w:p>
        </w:tc>
        <w:tc>
          <w:tcPr>
            <w:tcW w:w="8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capacite_nominale</w:t>
            </w:r>
          </w:p>
        </w:tc>
        <w:tc>
          <w:tcPr>
            <w:tcW w:w="13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nominale (EH)</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Capacité nominale de traitement de la station de traitement des eaux usées, en équivalents-habitants</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Entier</w:t>
            </w:r>
          </w:p>
        </w:tc>
        <w:tc>
          <w:tcPr>
            <w:tcW w:w="16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r>
          </w:p>
        </w:tc>
        <w:tc>
          <w:tcPr>
            <w:tcW w:w="8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sz w:val="24"/>
              </w:rPr>
            </w:pPr>
            <w:r>
              <w:rPr/>
              <w:t>Oui</w:t>
            </w:r>
          </w:p>
        </w:tc>
        <w:tc>
          <w:tcPr>
            <w:tcW w:w="9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r>
        <w:trPr>
          <w:cantSplit w:val="true"/>
        </w:trPr>
        <w:tc>
          <w:tcPr>
            <w:tcW w:w="15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telegestion</w:t>
            </w:r>
          </w:p>
        </w:tc>
        <w:tc>
          <w:tcPr>
            <w:tcW w:w="13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Télégestion</w:t>
            </w:r>
          </w:p>
        </w:tc>
        <w:tc>
          <w:tcPr>
            <w:tcW w:w="598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Présence ou non d'une télégestion et/ou télésurveillance pour la station de traitement des eaux usées</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Texte</w:t>
            </w:r>
          </w:p>
        </w:tc>
        <w:tc>
          <w:tcPr>
            <w:tcW w:w="16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com_oui_non</w:t>
            </w:r>
          </w:p>
        </w:tc>
        <w:tc>
          <w:tcPr>
            <w:tcW w:w="87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93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c>
          <w:tcPr>
            <w:tcW w:w="7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60"/>
              <w:rPr/>
            </w:pPr>
            <w:r>
              <w:rPr/>
              <w:t>Non</w:t>
            </w:r>
          </w:p>
        </w:tc>
      </w:tr>
    </w:tbl>
    <w:p>
      <w:pPr>
        <w:pStyle w:val="Titre3"/>
        <w:numPr>
          <w:ilvl w:val="2"/>
          <w:numId w:val="4"/>
        </w:numPr>
        <w:rPr/>
      </w:pPr>
      <w:bookmarkStart w:id="146" w:name="_Toc183520220"/>
      <w:r>
        <w:rPr/>
        <w:t>Types énumérés assainissement</w:t>
      </w:r>
      <w:bookmarkEnd w:id="146"/>
    </w:p>
    <w:p>
      <w:pPr>
        <w:pStyle w:val="Titre4"/>
        <w:numPr>
          <w:ilvl w:val="3"/>
          <w:numId w:val="4"/>
        </w:numPr>
        <w:ind w:left="357" w:hanging="357"/>
        <w:rPr/>
      </w:pPr>
      <w:bookmarkStart w:id="147" w:name="_Toc183520221"/>
      <w:r>
        <w:rPr/>
        <w:t>Liste : ass_code_sandre</w:t>
      </w:r>
      <w:bookmarkEnd w:id="147"/>
    </w:p>
    <w:p>
      <w:pPr>
        <w:pStyle w:val="Corpsdetexte"/>
        <w:rPr/>
      </w:pPr>
      <w:r>
        <w:rPr/>
        <w:t xml:space="preserve">Nom : ass_code_sandre </w:t>
      </w:r>
    </w:p>
    <w:tbl>
      <w:tblPr>
        <w:tblW w:w="11969"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007"/>
        <w:gridCol w:w="1560"/>
        <w:gridCol w:w="9402"/>
      </w:tblGrid>
      <w:tr>
        <w:trPr>
          <w:tblHeader w:val="true"/>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0</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Inconnu</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Localisation inconnue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réglementaire : Déversoir du système de collecte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réglementaire : déversoir en tête de station</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réglementaire : Entrée station (effluent «eau»)</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A4</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A4</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réglementaire : Sortie station (effluent «eau»)</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A5</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A5</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réglementaire : by-pass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A6</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A6</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réglementaire : Boue produite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A7</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A7</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réglementaire : Apports extérieurs file(s) «eau»</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A8</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A8</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Sortie de station pour utilisation des eaux usées traitées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Déversoir du système de collecte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caractéristique du système de collecte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Effluent non domestique entrant dans le système de collecte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Entrée station (effluent «eau»)</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Sortie station (effluent «eau»)</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By-pass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S4</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S4</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Boue extraite de la file «eau» avant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S5</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S5</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Apport extérieur file «boue»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S6</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S6</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Boue évacuée après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S7</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S7</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Apport extérieur en huiles/graisses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S8</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S8</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Huiles/graisses produites avant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S9</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S9</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Huiles/graisses évacuées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S10</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S10</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:Sable évacué</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:Refus de dégrillage évacué</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Apport extérieur en matières de vidange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Apport extérieur en produits de curage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S14</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S14</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Les réactifs utilisés (file «eau»)</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S15</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S15</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Les réactifs utilisés (file 'boue')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S16</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S16</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Déversoir en tête de station</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S17</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S17</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logique : Boue produite et évacuée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S18</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S18</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Apport extérieur d'eaux usées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S19</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S19</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Sortie de station pour utilisation des eaux usées traitées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 entrée</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physique : En entrée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physique : Sur</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 sortie</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physique : En sortie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4</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By pass</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physique : By pass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5</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 Champ</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physique : au champ</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de suivi amont d'un cours d'eau récepteur de rejets d'eaux usées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Point de suivi aval d'un milieu aquatique récepteur de rejets d'eaux usées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Autre type de point de mesure du milieu aquatique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procédés, sortie site d'activités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procédés, entrée système de traitement du site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procédés, sortie site d'activités après traitement total</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I4</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I4</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procédés, sortie système traitement du site d'activités après traitement partiel (by-pass)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I5</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I5</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Réactifs utilisés, file «eau»</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I6</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I6</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procédés, sortie activité polluante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I7</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I7</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refroidissement, entrée système de traitement du site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I8</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I8</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refroidissement, sortie site d'activités après traitement total</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I9</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I9</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refroidissement, sortie site d'activités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I10</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I10</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refroidissement, sortie activité polluante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Eaux-vannes, entrée système de traitement du site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Eaux-vannes, sortie site d'activités après traitement total</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Eaux-vannes, sortie site d'activités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I17</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I17</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pluviales, entrée site d'activités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I18</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I18</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pluviales, entrée système de traitement du site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I19</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I19</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pluviales, sortie site d'activités après traitement total</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I20</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I20</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pluviales, sortie site d'activités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Déchets industriels, entrée système de traitement du site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Déchets industriels, sortie site d'activités après traitement total</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Déchets industriels, sortie site d'activités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I24</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I24</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Déchets industriels, sortie activité polluante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I25</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I25</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réseau de distribution, entrée site d'activités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I26</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I26</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Boue d'épuration, entrée système de traitement du site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I27</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I27</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Boue d'épuration, sortie site d'activités après traitement total</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I28</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I28</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Boue d'épuration, sortie site d'activités sans traitement</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I30</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I30</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Boue d'épuration, réactifs utilisés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I31</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I31</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naturelles d'alimentation, entrée site d'activités</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I32</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I32</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Boue d'épuration, apport extérieur</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I33</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I33</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procédés, apport extérieur</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I34</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I34</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de refroidissement, apport extérieur</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I35</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I35</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Eaux-vannes, apport extérieur</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I36</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I36</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pluviales, apport extérieur</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I37</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I37</w:t>
            </w:r>
          </w:p>
        </w:tc>
        <w:tc>
          <w:tcPr>
            <w:tcW w:w="940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Déchets industriels, apport extérieur</w:t>
            </w:r>
          </w:p>
        </w:tc>
      </w:tr>
    </w:tbl>
    <w:p>
      <w:pPr>
        <w:pStyle w:val="Titre4"/>
        <w:numPr>
          <w:ilvl w:val="3"/>
          <w:numId w:val="4"/>
        </w:numPr>
        <w:ind w:left="357" w:hanging="357"/>
        <w:rPr/>
      </w:pPr>
      <w:bookmarkStart w:id="148" w:name="_Toc183520222"/>
      <w:r>
        <w:rPr/>
        <w:t>Liste : ass_contenu_canalisation</w:t>
      </w:r>
      <w:bookmarkEnd w:id="148"/>
    </w:p>
    <w:p>
      <w:pPr>
        <w:pStyle w:val="Corpsdetexte"/>
        <w:rPr/>
      </w:pPr>
      <w:r>
        <w:rPr/>
        <w:t xml:space="preserve">Nom : ass_contenu_canalisation </w:t>
      </w:r>
    </w:p>
    <w:tbl>
      <w:tblPr>
        <w:tblW w:w="1390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283"/>
        <w:gridCol w:w="2003"/>
        <w:gridCol w:w="9621"/>
      </w:tblGrid>
      <w:tr>
        <w:trPr>
          <w:tblHeader w:val="true"/>
          <w:cantSplit w:val="true"/>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0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96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eru</w:t>
            </w:r>
          </w:p>
        </w:tc>
        <w:tc>
          <w:tcPr>
            <w:tcW w:w="20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Résiduaires Urbaines</w:t>
            </w:r>
          </w:p>
        </w:tc>
        <w:tc>
          <w:tcPr>
            <w:tcW w:w="96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usées domestiques ou mélange des eaux usées domestiques et des eaux usées industrielles et/ou des eaux de ruissellement</w:t>
            </w:r>
          </w:p>
        </w:tc>
      </w:tr>
      <w:tr>
        <w:trPr>
          <w:cantSplit w:val="true"/>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eri</w:t>
            </w:r>
          </w:p>
        </w:tc>
        <w:tc>
          <w:tcPr>
            <w:tcW w:w="20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Résiduaires Industrielles</w:t>
            </w:r>
          </w:p>
        </w:tc>
        <w:tc>
          <w:tcPr>
            <w:tcW w:w="96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Effluents liquides générés par les activités industrielles, nécessitant des traitements spécifiques pour réduire les concentrations de polluants et les risques pour l’environnement et la santé humaine</w:t>
            </w:r>
          </w:p>
        </w:tc>
      </w:tr>
      <w:tr>
        <w:trPr>
          <w:cantSplit w:val="true"/>
        </w:trPr>
        <w:tc>
          <w:tcPr>
            <w:tcW w:w="22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eaux_usees_traitee</w:t>
            </w:r>
          </w:p>
        </w:tc>
        <w:tc>
          <w:tcPr>
            <w:tcW w:w="20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Usées traitées</w:t>
            </w:r>
          </w:p>
        </w:tc>
        <w:tc>
          <w:tcPr>
            <w:tcW w:w="962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Eaux usées rejetées par une station d'épuration après traitement</w:t>
            </w:r>
          </w:p>
        </w:tc>
      </w:tr>
    </w:tbl>
    <w:p>
      <w:pPr>
        <w:pStyle w:val="Titre4"/>
        <w:numPr>
          <w:ilvl w:val="3"/>
          <w:numId w:val="4"/>
        </w:numPr>
        <w:ind w:left="357" w:hanging="357"/>
        <w:rPr/>
      </w:pPr>
      <w:bookmarkStart w:id="149" w:name="_Toc183520223"/>
      <w:r>
        <w:rPr/>
        <w:t>Liste : ass_destination</w:t>
      </w:r>
      <w:bookmarkEnd w:id="149"/>
    </w:p>
    <w:p>
      <w:pPr>
        <w:pStyle w:val="Corpsdetexte"/>
        <w:rPr/>
      </w:pPr>
      <w:r>
        <w:rPr/>
        <w:t xml:space="preserve">Nom : ass_destination </w:t>
      </w:r>
    </w:p>
    <w:tbl>
      <w:tblPr>
        <w:tblW w:w="12773"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007"/>
        <w:gridCol w:w="1135"/>
        <w:gridCol w:w="10631"/>
      </w:tblGrid>
      <w:tr>
        <w:trPr>
          <w:tblHeader w:val="true"/>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13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106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naturel</w:t>
            </w:r>
          </w:p>
        </w:tc>
        <w:tc>
          <w:tcPr>
            <w:tcW w:w="113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Naturel</w:t>
            </w:r>
          </w:p>
        </w:tc>
        <w:tc>
          <w:tcPr>
            <w:tcW w:w="106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Milieu naturel : cours d'eau, mare, étang, milieu maritime...</w:t>
            </w:r>
          </w:p>
        </w:tc>
      </w:tr>
      <w:tr>
        <w:trPr>
          <w:cantSplit w:val="true"/>
        </w:trPr>
        <w:tc>
          <w:tcPr>
            <w:tcW w:w="10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artificiel</w:t>
            </w:r>
          </w:p>
        </w:tc>
        <w:tc>
          <w:tcPr>
            <w:tcW w:w="113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Artificiel</w:t>
            </w:r>
          </w:p>
        </w:tc>
        <w:tc>
          <w:tcPr>
            <w:tcW w:w="106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Milieu ou la main de l'homme est intervenue : fossé, dalot, plan d'eau, réseau, drainage...</w:t>
            </w:r>
          </w:p>
        </w:tc>
      </w:tr>
    </w:tbl>
    <w:p>
      <w:pPr>
        <w:pStyle w:val="Titre4"/>
        <w:numPr>
          <w:ilvl w:val="3"/>
          <w:numId w:val="4"/>
        </w:numPr>
        <w:ind w:left="357" w:hanging="357"/>
        <w:rPr/>
      </w:pPr>
      <w:bookmarkStart w:id="150" w:name="_Toc183520224"/>
      <w:r>
        <w:rPr/>
        <w:t>Liste : ass_fonction_bassin</w:t>
      </w:r>
      <w:bookmarkEnd w:id="150"/>
    </w:p>
    <w:p>
      <w:pPr>
        <w:pStyle w:val="Corpsdetexte"/>
        <w:rPr/>
      </w:pPr>
      <w:r>
        <w:rPr/>
        <w:t xml:space="preserve">Nom : ass_fonction_bassin </w:t>
      </w:r>
    </w:p>
    <w:tbl>
      <w:tblPr>
        <w:tblW w:w="1275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41"/>
        <w:gridCol w:w="2409"/>
        <w:gridCol w:w="8207"/>
      </w:tblGrid>
      <w:tr>
        <w:trPr>
          <w:tblHeader w:val="true"/>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2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infiltration</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Infiltration</w:t>
            </w:r>
          </w:p>
        </w:tc>
        <w:tc>
          <w:tcPr>
            <w:tcW w:w="82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 étanche - les eaux s'infiltrent dans le terrain</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retention</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Rétention</w:t>
            </w:r>
          </w:p>
        </w:tc>
        <w:tc>
          <w:tcPr>
            <w:tcW w:w="82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le stockage temporaire des eaux (transit)</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w:t>
            </w:r>
          </w:p>
        </w:tc>
        <w:tc>
          <w:tcPr>
            <w:tcW w:w="82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le stockage des eaux sur une durée longue dans l'attente de leur évacuation</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retention_infiltration</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Infiltration + rétention</w:t>
            </w:r>
          </w:p>
        </w:tc>
        <w:tc>
          <w:tcPr>
            <w:tcW w:w="820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le stockage dans l'attente de l'évacuation par infiltration</w:t>
            </w:r>
          </w:p>
        </w:tc>
      </w:tr>
    </w:tbl>
    <w:p>
      <w:pPr>
        <w:pStyle w:val="Titre4"/>
        <w:numPr>
          <w:ilvl w:val="3"/>
          <w:numId w:val="4"/>
        </w:numPr>
        <w:ind w:left="357" w:hanging="357"/>
        <w:rPr/>
      </w:pPr>
      <w:bookmarkStart w:id="151" w:name="_Toc183520225"/>
      <w:r>
        <w:rPr/>
        <w:t>Liste : ass_fonction_branchement</w:t>
      </w:r>
      <w:bookmarkEnd w:id="151"/>
    </w:p>
    <w:p>
      <w:pPr>
        <w:pStyle w:val="Corpsdetexte"/>
        <w:rPr/>
      </w:pPr>
      <w:r>
        <w:rPr/>
        <w:t xml:space="preserve">Nom : ass_fonction_branchement </w:t>
      </w:r>
    </w:p>
    <w:tbl>
      <w:tblPr>
        <w:tblW w:w="8804"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290"/>
        <w:gridCol w:w="1277"/>
        <w:gridCol w:w="6237"/>
      </w:tblGrid>
      <w:tr>
        <w:trPr>
          <w:tblHeader w:val="true"/>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collecte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Collecte</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Assure la collecte des eaux domestiques</w:t>
            </w:r>
          </w:p>
        </w:tc>
      </w:tr>
      <w:tr>
        <w:trPr>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trop_plein</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Trop-plein</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d'évacuation d'un trop-plein d'ouvrage</w:t>
            </w:r>
          </w:p>
        </w:tc>
      </w:tr>
      <w:tr>
        <w:trPr>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drain</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Drain</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perforée pour retirer le surplus d'eau du sol</w:t>
            </w:r>
          </w:p>
        </w:tc>
      </w:tr>
    </w:tbl>
    <w:p>
      <w:pPr>
        <w:pStyle w:val="Titre4"/>
        <w:numPr>
          <w:ilvl w:val="3"/>
          <w:numId w:val="4"/>
        </w:numPr>
        <w:ind w:left="357" w:hanging="357"/>
        <w:rPr/>
      </w:pPr>
      <w:bookmarkStart w:id="152" w:name="_Toc183520226"/>
      <w:r>
        <w:rPr/>
        <w:t>Liste : ass_fonction_canalisation</w:t>
      </w:r>
      <w:bookmarkEnd w:id="152"/>
    </w:p>
    <w:p>
      <w:pPr>
        <w:pStyle w:val="Corpsdetexte"/>
        <w:rPr/>
      </w:pPr>
      <w:r>
        <w:rPr/>
        <w:t xml:space="preserve">Nom : ass_fonction_canalisation </w:t>
      </w:r>
    </w:p>
    <w:tbl>
      <w:tblPr>
        <w:tblW w:w="1263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984"/>
        <w:gridCol w:w="8931"/>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by_pass</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By-pass</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créant un by-pass du réseau ou d'un ouvrage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collecte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Collecte</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Collecte des eaux usées</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galerie_acces</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Galerie d'accès</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Galerie d'accès à une canalisation depuis un regard ou entre canalisation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permettant le stockage ou la rétention des effluents</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transport</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Transport</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de transit entre 2 ouvrages sans branchement</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trop_plein</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Trop-plein</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d'évacuation d'un trop-plein d'ouvrage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drain</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Drain</w:t>
            </w:r>
          </w:p>
        </w:tc>
        <w:tc>
          <w:tcPr>
            <w:tcW w:w="893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Canalisation perforée pour retirer le surplus d'eau du sol</w:t>
            </w:r>
          </w:p>
        </w:tc>
      </w:tr>
    </w:tbl>
    <w:p>
      <w:pPr>
        <w:pStyle w:val="Titre4"/>
        <w:numPr>
          <w:ilvl w:val="3"/>
          <w:numId w:val="4"/>
        </w:numPr>
        <w:ind w:left="357" w:hanging="357"/>
        <w:rPr/>
      </w:pPr>
      <w:bookmarkStart w:id="153" w:name="_Toc183520227"/>
      <w:r>
        <w:rPr/>
        <w:t>Liste : ass_fonction_equipement</w:t>
      </w:r>
      <w:bookmarkEnd w:id="153"/>
    </w:p>
    <w:p>
      <w:pPr>
        <w:pStyle w:val="Corpsdetexte"/>
        <w:rPr/>
      </w:pPr>
      <w:r>
        <w:rPr/>
        <w:t xml:space="preserve">Nom : ass_fonction_equipement </w:t>
      </w:r>
    </w:p>
    <w:tbl>
      <w:tblPr>
        <w:tblW w:w="1263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282"/>
        <w:gridCol w:w="2268"/>
        <w:gridCol w:w="8081"/>
      </w:tblGrid>
      <w:tr>
        <w:trPr>
          <w:tblHeader w:val="true"/>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regulation</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Régulation</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réguler le débit des écoulements</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anti_crue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Anti-crue</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la gestion des crues dans le réseau</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anti_retour</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Anti-retour</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d'éviter le retour des eaux en arrière</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deversoir_orage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Déversoir d'orage</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 unitaire, permet d'évacuer le trop-plein de pluvial par surverse</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reprise_temps_secs</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Reprise temps sec</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 pluvial, permet de diriger les écoulements de temps secs vers le réseaux d'eaux usées</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securite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Mise en sécurité</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la mise en sécurité du personnel</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deviation</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Déviation</w:t>
            </w:r>
          </w:p>
        </w:tc>
        <w:tc>
          <w:tcPr>
            <w:tcW w:w="808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diriger les eaux vers un autre réseau.</w:t>
            </w:r>
          </w:p>
        </w:tc>
      </w:tr>
    </w:tbl>
    <w:p>
      <w:pPr>
        <w:pStyle w:val="Titre4"/>
        <w:numPr>
          <w:ilvl w:val="3"/>
          <w:numId w:val="4"/>
        </w:numPr>
        <w:ind w:left="357" w:hanging="357"/>
        <w:rPr/>
      </w:pPr>
      <w:bookmarkStart w:id="154" w:name="_Toc183520228"/>
      <w:r>
        <w:rPr/>
        <w:t>Liste : ass_fonction_gestion_epl</w:t>
      </w:r>
      <w:bookmarkEnd w:id="154"/>
    </w:p>
    <w:p>
      <w:pPr>
        <w:pStyle w:val="Corpsdetexte"/>
        <w:rPr/>
      </w:pPr>
      <w:r>
        <w:rPr/>
        <w:t xml:space="preserve">Nom : ass_fonction_gestion_epl </w:t>
      </w:r>
    </w:p>
    <w:tbl>
      <w:tblPr>
        <w:tblW w:w="1263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2232"/>
        <w:gridCol w:w="8683"/>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le stockage des eaux sur une durée longue dans l'attente de leur évacuation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infiltration</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Infiltration</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 non étanche - les eaux s'infiltrent dans le terrain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retention</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Rétention</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le stockage temporaire des eaux (transit)</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filtration</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Filtration</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une filtration avant rejet</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evaporation</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Evaporation</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Assure ou facilite l'évaporation ou l'évapotranspiration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reutilisation</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Réutilisation</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Stockage en attente de réutilisation des eaux</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biodiversite</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Biodiversité</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Créer pour maintenir ou améliorer la biodiversité ou espace vert</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diminution</w:t>
            </w:r>
          </w:p>
        </w:tc>
        <w:tc>
          <w:tcPr>
            <w:tcW w:w="223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Diminution écoulement</w:t>
            </w:r>
          </w:p>
        </w:tc>
        <w:tc>
          <w:tcPr>
            <w:tcW w:w="86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Réduit ou ralentit les écoulements ou ruissellement</w:t>
            </w:r>
          </w:p>
        </w:tc>
      </w:tr>
    </w:tbl>
    <w:p>
      <w:pPr>
        <w:pStyle w:val="Titre4"/>
        <w:numPr>
          <w:ilvl w:val="3"/>
          <w:numId w:val="4"/>
        </w:numPr>
        <w:ind w:left="357" w:hanging="357"/>
        <w:rPr/>
      </w:pPr>
      <w:bookmarkStart w:id="155" w:name="_Toc183520229"/>
      <w:r>
        <w:rPr/>
        <w:t>Liste : ass_fonction_pompage</w:t>
      </w:r>
      <w:bookmarkEnd w:id="155"/>
    </w:p>
    <w:p>
      <w:pPr>
        <w:pStyle w:val="Corpsdetexte"/>
        <w:rPr/>
      </w:pPr>
      <w:r>
        <w:rPr/>
        <w:t xml:space="preserve">Nom : ass_fonction_pompage </w:t>
      </w:r>
    </w:p>
    <w:tbl>
      <w:tblPr>
        <w:tblW w:w="908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291"/>
        <w:gridCol w:w="1276"/>
        <w:gridCol w:w="6520"/>
      </w:tblGrid>
      <w:tr>
        <w:trPr>
          <w:tblHeader w:val="true"/>
          <w:cantSplit w:val="true"/>
        </w:trPr>
        <w:tc>
          <w:tcPr>
            <w:tcW w:w="129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5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29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vidange</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Vidange</w:t>
            </w:r>
          </w:p>
        </w:tc>
        <w:tc>
          <w:tcPr>
            <w:tcW w:w="65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vider un ouvrage ou des conduites</w:t>
            </w:r>
          </w:p>
        </w:tc>
      </w:tr>
      <w:tr>
        <w:trPr>
          <w:cantSplit w:val="true"/>
        </w:trPr>
        <w:tc>
          <w:tcPr>
            <w:tcW w:w="129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anti_crue</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Anti-crue</w:t>
            </w:r>
          </w:p>
        </w:tc>
        <w:tc>
          <w:tcPr>
            <w:tcW w:w="65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Evite la montée des eaux dans le réseau ou les ouvrages</w:t>
            </w:r>
          </w:p>
        </w:tc>
      </w:tr>
      <w:tr>
        <w:trPr>
          <w:cantSplit w:val="true"/>
        </w:trPr>
        <w:tc>
          <w:tcPr>
            <w:tcW w:w="129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siphon</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Siphon</w:t>
            </w:r>
          </w:p>
        </w:tc>
        <w:tc>
          <w:tcPr>
            <w:tcW w:w="65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l'amorçage ou facilite le fonctionnement d'un siphon</w:t>
            </w:r>
          </w:p>
        </w:tc>
      </w:tr>
      <w:tr>
        <w:trPr>
          <w:cantSplit w:val="true"/>
        </w:trPr>
        <w:tc>
          <w:tcPr>
            <w:tcW w:w="129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relevage</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Relevage</w:t>
            </w:r>
          </w:p>
        </w:tc>
        <w:tc>
          <w:tcPr>
            <w:tcW w:w="652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Fonction d'élévation des eaux (fonction de base)</w:t>
            </w:r>
          </w:p>
        </w:tc>
      </w:tr>
    </w:tbl>
    <w:p>
      <w:pPr>
        <w:pStyle w:val="Titre4"/>
        <w:numPr>
          <w:ilvl w:val="3"/>
          <w:numId w:val="4"/>
        </w:numPr>
        <w:ind w:left="357" w:hanging="357"/>
        <w:rPr/>
      </w:pPr>
      <w:bookmarkStart w:id="156" w:name="_Toc183520230"/>
      <w:r>
        <w:rPr/>
        <w:t>Liste : ass_position</w:t>
      </w:r>
      <w:bookmarkEnd w:id="156"/>
    </w:p>
    <w:p>
      <w:pPr>
        <w:pStyle w:val="Corpsdetexte"/>
        <w:rPr/>
      </w:pPr>
      <w:r>
        <w:rPr/>
        <w:t xml:space="preserve">Nom : ass_position </w:t>
      </w:r>
    </w:p>
    <w:tbl>
      <w:tblPr>
        <w:tblW w:w="908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1416"/>
        <w:gridCol w:w="6238"/>
      </w:tblGrid>
      <w:tr>
        <w:trPr>
          <w:tblHeader w:val="true"/>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4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axial</w:t>
            </w:r>
          </w:p>
        </w:tc>
        <w:tc>
          <w:tcPr>
            <w:tcW w:w="14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Axial</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Centre du regard sur l'axe de canalisation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non_axial</w:t>
            </w:r>
          </w:p>
        </w:tc>
        <w:tc>
          <w:tcPr>
            <w:tcW w:w="14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Non axial</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Centre du regard décalé de l'axe de canalisation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deporte</w:t>
            </w:r>
          </w:p>
        </w:tc>
        <w:tc>
          <w:tcPr>
            <w:tcW w:w="14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Déporté</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Centre du regard hors du tracé de canalisation</w:t>
            </w:r>
          </w:p>
        </w:tc>
      </w:tr>
    </w:tbl>
    <w:p>
      <w:pPr>
        <w:pStyle w:val="Titre4"/>
        <w:numPr>
          <w:ilvl w:val="3"/>
          <w:numId w:val="4"/>
        </w:numPr>
        <w:ind w:left="357" w:hanging="357"/>
        <w:rPr/>
      </w:pPr>
      <w:bookmarkStart w:id="157" w:name="_Toc183520231"/>
      <w:r>
        <w:rPr/>
        <w:t>Liste : ass_structure_bassin</w:t>
      </w:r>
      <w:bookmarkEnd w:id="157"/>
    </w:p>
    <w:p>
      <w:pPr>
        <w:pStyle w:val="Corpsdetexte"/>
        <w:rPr/>
      </w:pPr>
      <w:r>
        <w:rPr/>
        <w:t xml:space="preserve">Nom : ass_structure_bassin </w:t>
      </w:r>
    </w:p>
    <w:tbl>
      <w:tblPr>
        <w:tblW w:w="9087"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41"/>
        <w:gridCol w:w="2127"/>
        <w:gridCol w:w="4819"/>
      </w:tblGrid>
      <w:tr>
        <w:trPr>
          <w:tblHeader w:val="true"/>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cadre_beton</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Cadre béton</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Constitué par des cadres bétons préfabriqués</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alveolaire</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Alvéolaire</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Structure alvéolaire ultra légère ou non</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cuve</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Cuve</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Cuve en acier, plastique ou autre</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terre</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Terre</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 terre naturelle</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empierrement</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Empierrement</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Couche de pierres cassées ou de cailloux</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enrochement</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Enrochement</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Constitué de blocs rocheux, assemblés ou non</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coule_en_place</w:t>
            </w:r>
          </w:p>
        </w:tc>
        <w:tc>
          <w:tcPr>
            <w:tcW w:w="212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Coulé en place</w:t>
            </w:r>
          </w:p>
        </w:tc>
        <w:tc>
          <w:tcPr>
            <w:tcW w:w="481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Ouvrage béton coulé ou fabriqué sur place</w:t>
            </w:r>
          </w:p>
        </w:tc>
      </w:tr>
    </w:tbl>
    <w:p>
      <w:pPr>
        <w:pStyle w:val="Titre4"/>
        <w:numPr>
          <w:ilvl w:val="3"/>
          <w:numId w:val="4"/>
        </w:numPr>
        <w:ind w:left="357" w:hanging="357"/>
        <w:rPr/>
      </w:pPr>
      <w:bookmarkStart w:id="158" w:name="_Toc183520232"/>
      <w:r>
        <w:rPr/>
        <w:t>Liste : ass_techno_traitement</w:t>
      </w:r>
      <w:bookmarkEnd w:id="158"/>
    </w:p>
    <w:p>
      <w:pPr>
        <w:pStyle w:val="Corpsdetexte"/>
        <w:rPr/>
      </w:pPr>
      <w:r>
        <w:rPr/>
        <w:t xml:space="preserve">Nom : ass_techno_traitement </w:t>
      </w:r>
    </w:p>
    <w:tbl>
      <w:tblPr>
        <w:tblW w:w="10363"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42"/>
        <w:gridCol w:w="2125"/>
        <w:gridCol w:w="6096"/>
      </w:tblGrid>
      <w:tr>
        <w:trPr>
          <w:tblHeader w:val="true"/>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physico_chimique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Physico-chimique</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Traitement faisant appel à plusieurs technologies</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chimique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Chimique</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Traitement entièrement chimique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biologique</w:t>
            </w:r>
          </w:p>
        </w:tc>
        <w:tc>
          <w:tcPr>
            <w:tcW w:w="21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Biologique</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Traitement faisant intervenir des procédés biologiques</w:t>
            </w:r>
          </w:p>
        </w:tc>
      </w:tr>
    </w:tbl>
    <w:p>
      <w:pPr>
        <w:pStyle w:val="Titre4"/>
        <w:numPr>
          <w:ilvl w:val="3"/>
          <w:numId w:val="4"/>
        </w:numPr>
        <w:ind w:left="357" w:hanging="357"/>
        <w:rPr/>
      </w:pPr>
      <w:bookmarkStart w:id="159" w:name="_Toc183520233"/>
      <w:r>
        <w:rPr/>
        <w:t>Liste : ass_type_bassin</w:t>
      </w:r>
      <w:bookmarkEnd w:id="159"/>
    </w:p>
    <w:p>
      <w:pPr>
        <w:pStyle w:val="Corpsdetexte"/>
        <w:rPr/>
      </w:pPr>
      <w:r>
        <w:rPr/>
        <w:t xml:space="preserve">Nom : ass_type_bassin </w:t>
      </w:r>
    </w:p>
    <w:tbl>
      <w:tblPr>
        <w:tblW w:w="1178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575"/>
        <w:gridCol w:w="1701"/>
        <w:gridCol w:w="8505"/>
      </w:tblGrid>
      <w:tr>
        <w:trPr>
          <w:tblHeader w:val="true"/>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ciel_ouvert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Ciel ouvert</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Qui ne possède pas de toit, de couverture le protégeant du ciel</w:t>
            </w:r>
          </w:p>
        </w:tc>
      </w:tr>
      <w:tr>
        <w:trPr>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souterrain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Souterrain</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Ouvrage enterré</w:t>
            </w:r>
          </w:p>
        </w:tc>
      </w:tr>
      <w:tr>
        <w:trPr>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hors_sol</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Hors-sol</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Cuve ou structure sur sol, semi enterré ou sur une autre structure (citerne souple...)</w:t>
            </w:r>
          </w:p>
        </w:tc>
      </w:tr>
    </w:tbl>
    <w:p>
      <w:pPr>
        <w:pStyle w:val="Titre4"/>
        <w:numPr>
          <w:ilvl w:val="3"/>
          <w:numId w:val="4"/>
        </w:numPr>
        <w:ind w:left="357" w:hanging="357"/>
        <w:rPr/>
      </w:pPr>
      <w:bookmarkStart w:id="160" w:name="_Toc183520234"/>
      <w:r>
        <w:rPr/>
        <w:t>Liste : ass_type_chambre</w:t>
      </w:r>
      <w:bookmarkEnd w:id="160"/>
    </w:p>
    <w:p>
      <w:pPr>
        <w:pStyle w:val="Corpsdetexte"/>
        <w:rPr/>
      </w:pPr>
      <w:r>
        <w:rPr/>
        <w:t xml:space="preserve">Nom : ass_type_chambre </w:t>
      </w:r>
    </w:p>
    <w:tbl>
      <w:tblPr>
        <w:tblW w:w="7670"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290"/>
        <w:gridCol w:w="1277"/>
        <w:gridCol w:w="5103"/>
      </w:tblGrid>
      <w:tr>
        <w:trPr>
          <w:tblHeader w:val="true"/>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51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simple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Simple</w:t>
            </w:r>
          </w:p>
        </w:tc>
        <w:tc>
          <w:tcPr>
            <w:tcW w:w="51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Chambre comporte une seule cuve</w:t>
            </w:r>
          </w:p>
        </w:tc>
      </w:tr>
      <w:tr>
        <w:trPr>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double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Double</w:t>
            </w:r>
          </w:p>
        </w:tc>
        <w:tc>
          <w:tcPr>
            <w:tcW w:w="51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Chambre comporte une double cuve</w:t>
            </w:r>
          </w:p>
        </w:tc>
      </w:tr>
      <w:tr>
        <w:trPr>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triple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Triple</w:t>
            </w:r>
          </w:p>
        </w:tc>
        <w:tc>
          <w:tcPr>
            <w:tcW w:w="51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Chambre comporte une triple cuve</w:t>
            </w:r>
          </w:p>
        </w:tc>
      </w:tr>
      <w:tr>
        <w:trPr>
          <w:cantSplit w:val="true"/>
        </w:trPr>
        <w:tc>
          <w:tcPr>
            <w:tcW w:w="129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multiple</w:t>
            </w:r>
          </w:p>
        </w:tc>
        <w:tc>
          <w:tcPr>
            <w:tcW w:w="127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Multiple</w:t>
            </w:r>
          </w:p>
        </w:tc>
        <w:tc>
          <w:tcPr>
            <w:tcW w:w="510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Chambre comporte plusieurs cuves</w:t>
            </w:r>
          </w:p>
        </w:tc>
      </w:tr>
    </w:tbl>
    <w:p>
      <w:pPr>
        <w:pStyle w:val="Titre4"/>
        <w:numPr>
          <w:ilvl w:val="3"/>
          <w:numId w:val="4"/>
        </w:numPr>
        <w:ind w:left="357" w:hanging="357"/>
        <w:rPr/>
      </w:pPr>
      <w:bookmarkStart w:id="161" w:name="_Toc183520235"/>
      <w:r>
        <w:rPr/>
        <w:t>Liste : ass_type_descente</w:t>
      </w:r>
      <w:bookmarkEnd w:id="161"/>
    </w:p>
    <w:p>
      <w:pPr>
        <w:pStyle w:val="Corpsdetexte"/>
        <w:rPr/>
      </w:pPr>
      <w:r>
        <w:rPr/>
        <w:t xml:space="preserve">Nom : ass_type_descente </w:t>
      </w:r>
    </w:p>
    <w:tbl>
      <w:tblPr>
        <w:tblW w:w="13056"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42"/>
        <w:gridCol w:w="2409"/>
        <w:gridCol w:w="8505"/>
      </w:tblGrid>
      <w:tr>
        <w:trPr>
          <w:tblHeader w:val="true"/>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echelle</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Echelle fixe</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Echelle fixée à demeure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echelle_mobile</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Echelle mobile</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prévu dans le regard pour installation d'un équipement mobile (échelle apportée...)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echelon_simple</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Echelon simple</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Marches suffisamment larges pour poser un pied</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echelon_double</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Echelon double</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Marches suffisamment larges pour poser deux pieds</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trou</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Trous dans la paroi</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Dispositif creusé dans la paroi</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aucun</w:t>
            </w:r>
          </w:p>
        </w:tc>
        <w:tc>
          <w:tcPr>
            <w:tcW w:w="240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Aucun</w:t>
            </w:r>
          </w:p>
        </w:tc>
        <w:tc>
          <w:tcPr>
            <w:tcW w:w="850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Aucun dispositif à demeure</w:t>
            </w:r>
          </w:p>
        </w:tc>
      </w:tr>
    </w:tbl>
    <w:p>
      <w:pPr>
        <w:pStyle w:val="Titre4"/>
        <w:numPr>
          <w:ilvl w:val="3"/>
          <w:numId w:val="4"/>
        </w:numPr>
        <w:ind w:left="357" w:hanging="357"/>
        <w:rPr/>
      </w:pPr>
      <w:bookmarkStart w:id="162" w:name="_Toc183520236"/>
      <w:r>
        <w:rPr/>
        <w:t>Liste : ass_type_engouffrement</w:t>
      </w:r>
      <w:bookmarkEnd w:id="162"/>
    </w:p>
    <w:p>
      <w:pPr>
        <w:pStyle w:val="Corpsdetexte"/>
        <w:rPr/>
      </w:pPr>
      <w:r>
        <w:rPr/>
        <w:t xml:space="preserve">Nom : ass_type_engouffrement </w:t>
      </w:r>
    </w:p>
    <w:tbl>
      <w:tblPr>
        <w:tblW w:w="1228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858"/>
        <w:gridCol w:w="1984"/>
        <w:gridCol w:w="8439"/>
      </w:tblGrid>
      <w:tr>
        <w:trPr>
          <w:tblHeader w:val="true"/>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grille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Grille</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Grille d'engouffrement</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caniveau</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Caniveau</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Bordure permettant l'évacuation des eaux</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gargouille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Gargouille</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Prolongement de gouttière permettant l'évacuation hors des murs ou trottoirs des eaux</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avaloir</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Avaloir</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Ouverture de drainage urbain</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grille_avaloir</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Grille-avaloir</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Ouverture composé d'une longueur de grille permettant l'évacuation des eaux</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tampon_avaloir</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Tampon avaloir</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Ouverture ronde sur regard permettant l'évacuation des eaux</w:t>
            </w:r>
          </w:p>
        </w:tc>
      </w:tr>
      <w:tr>
        <w:trPr>
          <w:cantSplit w:val="true"/>
        </w:trPr>
        <w:tc>
          <w:tcPr>
            <w:tcW w:w="185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grille_double</w:t>
            </w:r>
          </w:p>
        </w:tc>
        <w:tc>
          <w:tcPr>
            <w:tcW w:w="19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Grille double</w:t>
            </w:r>
          </w:p>
        </w:tc>
        <w:tc>
          <w:tcPr>
            <w:tcW w:w="843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Surface de grille doublée avant avaloir</w:t>
            </w:r>
          </w:p>
        </w:tc>
      </w:tr>
    </w:tbl>
    <w:p>
      <w:pPr>
        <w:pStyle w:val="Titre4"/>
        <w:numPr>
          <w:ilvl w:val="3"/>
          <w:numId w:val="4"/>
        </w:numPr>
        <w:ind w:left="357" w:hanging="357"/>
        <w:rPr/>
      </w:pPr>
      <w:bookmarkStart w:id="163" w:name="_Toc183520237"/>
      <w:r>
        <w:rPr/>
        <w:t>Liste : ass_type_equipement</w:t>
      </w:r>
      <w:bookmarkEnd w:id="163"/>
    </w:p>
    <w:p>
      <w:pPr>
        <w:pStyle w:val="Corpsdetexte"/>
        <w:rPr/>
      </w:pPr>
      <w:r>
        <w:rPr/>
        <w:t xml:space="preserve">Nom : ass_type_equipement </w:t>
      </w:r>
    </w:p>
    <w:tbl>
      <w:tblPr>
        <w:tblW w:w="12256"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42"/>
        <w:gridCol w:w="2267"/>
        <w:gridCol w:w="7847"/>
      </w:tblGrid>
      <w:tr>
        <w:trPr>
          <w:tblHeader w:val="true"/>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clapet</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Clapet</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empêchant le retour de l'eau en arrière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batardeau</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Batardeau</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Barrage provisoire permettant la baisse du niveau d'eau en aval</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ventouse</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Ventouse</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permettant de chasser les gaz d'une conduite</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d'ouverture ou fermeture d'un réseau</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vanne_regul</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de régulation</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Vanne permettant la régulation de l'écoulement</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orifice</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Orifice</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Ouverture calibrée permettant l'évacuation des eaux à une débit déterminé</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barrage_poutrelle</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Barrage à poutrelle</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Ensemble de poutre assemblée formant un embâcle sur l'écoulement des eaux</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porte_flots</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Porte à flots</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de régulation pouvant être ouvert ou fermé suivant le niveau d'eau</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venturi</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Venturi</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 à effet venturi permettant la mesure du débit</w:t>
            </w:r>
          </w:p>
        </w:tc>
      </w:tr>
      <w:tr>
        <w:trPr>
          <w:cantSplit w:val="true"/>
        </w:trPr>
        <w:tc>
          <w:tcPr>
            <w:tcW w:w="21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seuil</w:t>
            </w:r>
          </w:p>
        </w:tc>
        <w:tc>
          <w:tcPr>
            <w:tcW w:w="226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Seuil</w:t>
            </w:r>
          </w:p>
        </w:tc>
        <w:tc>
          <w:tcPr>
            <w:tcW w:w="784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calibré en hauteur permettant le passage par surverse à un débit connu</w:t>
            </w:r>
          </w:p>
        </w:tc>
      </w:tr>
    </w:tbl>
    <w:p>
      <w:pPr>
        <w:pStyle w:val="Titre4"/>
        <w:numPr>
          <w:ilvl w:val="3"/>
          <w:numId w:val="4"/>
        </w:numPr>
        <w:ind w:left="357" w:hanging="357"/>
        <w:rPr/>
      </w:pPr>
      <w:bookmarkStart w:id="164" w:name="_Toc183520238"/>
      <w:r>
        <w:rPr/>
        <w:t>Liste : ass_type_gestion_epl</w:t>
      </w:r>
      <w:bookmarkEnd w:id="164"/>
    </w:p>
    <w:p>
      <w:pPr>
        <w:pStyle w:val="Corpsdetexte"/>
        <w:rPr/>
      </w:pPr>
      <w:r>
        <w:rPr/>
        <w:t xml:space="preserve">Nom : ass_type_gestion_epl </w:t>
      </w:r>
    </w:p>
    <w:tbl>
      <w:tblPr>
        <w:tblW w:w="13765"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425"/>
        <w:gridCol w:w="2552"/>
        <w:gridCol w:w="8788"/>
      </w:tblGrid>
      <w:tr>
        <w:trPr>
          <w:tblHeader w:val="true"/>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puits</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Puits infiltration</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Excavation profonde remplie de matériau favorisant des eaux par le sol</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bassin</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Bassin</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le stockage des eaux</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fosse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Fossé</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Cavité creusée pour favoriser l'écoulement des eaux</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noue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Noue</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Fossé peu profond et végétalisé</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Canal</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Système de transport dans lequel l'eau s'écoule et dont la surface libre est soumise à la pression atmosphérique</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cours_eau</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Cours d'eau</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Ecoulement d'eaux courantes dans un lit naturel à l'origine, alimenté par une source et présentant un débit suffisant la majeure partie de l'année</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tranchee_infiltration</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Tranchée infiltration</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Excavation longiligne peu profonde remplie de matériau favorisant des eaux par le sol</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bande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Bande végétalisée</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Espace végétalisé</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toiture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Toiture végétalisée</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Système de toiture recouvert d'un écosystème végétal</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chaussee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Chaussée perméable</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Revêtement routier conçu pour permettre l’infiltration naturelle des eaux pluviales</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jardin</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Jardin de pluie</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Aménagement paysager qui utilise les eaux de ruissellement pour constituer un point d’eau ou une zone humide</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etang</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Etang</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Etendue d'eau stagnante à niveau relativement constant</w:t>
            </w:r>
          </w:p>
        </w:tc>
      </w:tr>
      <w:tr>
        <w:trPr>
          <w:cantSplit w:val="true"/>
        </w:trPr>
        <w:tc>
          <w:tcPr>
            <w:tcW w:w="242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zone_humide_artif</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Zone humide artificielle</w:t>
            </w:r>
          </w:p>
        </w:tc>
        <w:tc>
          <w:tcPr>
            <w:tcW w:w="878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Ecosystème créé par l’homme, qui présente des caractéristiques similaires à celles des zones humides naturelles</w:t>
            </w:r>
          </w:p>
        </w:tc>
      </w:tr>
    </w:tbl>
    <w:p>
      <w:pPr>
        <w:pStyle w:val="Titre4"/>
        <w:numPr>
          <w:ilvl w:val="3"/>
          <w:numId w:val="4"/>
        </w:numPr>
        <w:ind w:left="357" w:hanging="357"/>
        <w:rPr/>
      </w:pPr>
      <w:bookmarkStart w:id="165" w:name="_Toc183520239"/>
      <w:r>
        <w:rPr/>
        <w:t>Liste : ass_type_ouvrage_special</w:t>
      </w:r>
      <w:bookmarkEnd w:id="165"/>
    </w:p>
    <w:p>
      <w:pPr>
        <w:pStyle w:val="Corpsdetexte"/>
        <w:rPr/>
      </w:pPr>
      <w:r>
        <w:rPr/>
        <w:t xml:space="preserve">Nom : ass_type_ouvrage_special </w:t>
      </w:r>
    </w:p>
    <w:tbl>
      <w:tblPr>
        <w:tblW w:w="11371"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574"/>
        <w:gridCol w:w="1842"/>
        <w:gridCol w:w="7955"/>
      </w:tblGrid>
      <w:tr>
        <w:trPr>
          <w:tblHeader w:val="true"/>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95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puits_chute</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Puits de chute</w:t>
            </w:r>
          </w:p>
        </w:tc>
        <w:tc>
          <w:tcPr>
            <w:tcW w:w="795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Variation altimétrique importante dans l'écoulement des eaux</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gradins</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Gradins</w:t>
            </w:r>
          </w:p>
        </w:tc>
        <w:tc>
          <w:tcPr>
            <w:tcW w:w="795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Variation altimétrique accompagné par en ouvrage présentant des paliers</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saut_ski</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Saut à ski</w:t>
            </w:r>
          </w:p>
        </w:tc>
        <w:tc>
          <w:tcPr>
            <w:tcW w:w="795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Variation altimétrique accompagné par un ouvrage lisse (toboggan)</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siphon</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Siphon</w:t>
            </w:r>
          </w:p>
        </w:tc>
        <w:tc>
          <w:tcPr>
            <w:tcW w:w="795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Passage des eaux suivant le principe des vases communicants</w:t>
            </w:r>
          </w:p>
        </w:tc>
      </w:tr>
      <w:tr>
        <w:trPr>
          <w:cantSplit w:val="true"/>
        </w:trPr>
        <w:tc>
          <w:tcPr>
            <w:tcW w:w="157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chasse</w:t>
            </w:r>
          </w:p>
        </w:tc>
        <w:tc>
          <w:tcPr>
            <w:tcW w:w="184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Chasse</w:t>
            </w:r>
          </w:p>
        </w:tc>
        <w:tc>
          <w:tcPr>
            <w:tcW w:w="795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manuel ou automatique permettant de créer un lâcher d'un volume d'eau</w:t>
            </w:r>
          </w:p>
        </w:tc>
      </w:tr>
    </w:tbl>
    <w:p>
      <w:pPr>
        <w:pStyle w:val="Titre4"/>
        <w:numPr>
          <w:ilvl w:val="3"/>
          <w:numId w:val="4"/>
        </w:numPr>
        <w:ind w:left="357" w:hanging="357"/>
        <w:rPr/>
      </w:pPr>
      <w:bookmarkStart w:id="166" w:name="_Toc183520240"/>
      <w:r>
        <w:rPr/>
        <w:t>Liste : ass_type_piece</w:t>
      </w:r>
      <w:bookmarkEnd w:id="166"/>
    </w:p>
    <w:p>
      <w:pPr>
        <w:pStyle w:val="Corpsdetexte"/>
        <w:rPr/>
      </w:pPr>
      <w:r>
        <w:rPr/>
        <w:t xml:space="preserve">Nom : ass_type_piece </w:t>
      </w:r>
    </w:p>
    <w:tbl>
      <w:tblPr>
        <w:tblW w:w="10576"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433"/>
        <w:gridCol w:w="1700"/>
        <w:gridCol w:w="7443"/>
      </w:tblGrid>
      <w:tr>
        <w:trPr>
          <w:tblHeader w:val="true"/>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Coude</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Pièce de changement de direction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manchon</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Manchon</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Manchon entre 2 canalisation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raccord</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Raccord</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Pièce de raccordement</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Té</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Pièce de visite ou d'accès</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cone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Cône</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Pièce permettant le changement de diamètre (agrandissement ou réduction)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bouchon</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Bouchon</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Elément de fermeture de canalisation</w:t>
            </w:r>
          </w:p>
        </w:tc>
      </w:tr>
      <w:tr>
        <w:trPr>
          <w:cantSplit w:val="true"/>
        </w:trPr>
        <w:tc>
          <w:tcPr>
            <w:tcW w:w="14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bee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Gueule bée</w:t>
            </w:r>
          </w:p>
        </w:tc>
        <w:tc>
          <w:tcPr>
            <w:tcW w:w="744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Sortie sans obstacle à l'écoulement</w:t>
            </w:r>
          </w:p>
        </w:tc>
      </w:tr>
    </w:tbl>
    <w:p>
      <w:pPr>
        <w:pStyle w:val="Titre4"/>
        <w:numPr>
          <w:ilvl w:val="3"/>
          <w:numId w:val="4"/>
        </w:numPr>
        <w:ind w:left="357" w:hanging="357"/>
        <w:rPr/>
      </w:pPr>
      <w:bookmarkStart w:id="167" w:name="_Toc183520241"/>
      <w:r>
        <w:rPr/>
        <w:t>Liste : ass_type_point_collecte</w:t>
      </w:r>
      <w:bookmarkEnd w:id="167"/>
    </w:p>
    <w:p>
      <w:pPr>
        <w:pStyle w:val="Corpsdetexte"/>
        <w:rPr/>
      </w:pPr>
      <w:r>
        <w:rPr/>
        <w:t xml:space="preserve">Nom : ass_type_point_collecte </w:t>
      </w:r>
    </w:p>
    <w:tbl>
      <w:tblPr>
        <w:tblW w:w="13482"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282"/>
        <w:gridCol w:w="2184"/>
        <w:gridCol w:w="9016"/>
      </w:tblGrid>
      <w:tr>
        <w:trPr>
          <w:tblHeader w:val="true"/>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90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direct</w:t>
            </w:r>
          </w:p>
        </w:tc>
        <w:tc>
          <w:tcPr>
            <w:tcW w:w="21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Boîte à passage direct</w:t>
            </w:r>
          </w:p>
        </w:tc>
        <w:tc>
          <w:tcPr>
            <w:tcW w:w="90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Le passage de l'effluent s'effectue en ligne droite depuis l'amont jusqu'à l'aval de la boîte de branchement</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siphon</w:t>
            </w:r>
          </w:p>
        </w:tc>
        <w:tc>
          <w:tcPr>
            <w:tcW w:w="21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Boîte siphoïde</w:t>
            </w:r>
          </w:p>
        </w:tc>
        <w:tc>
          <w:tcPr>
            <w:tcW w:w="90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Boîte fait office de siphon anti-odeur et fait obstacle aux corps flottants</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disconnecteur</w:t>
            </w:r>
          </w:p>
        </w:tc>
        <w:tc>
          <w:tcPr>
            <w:tcW w:w="21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Disconnecteur</w:t>
            </w:r>
          </w:p>
        </w:tc>
        <w:tc>
          <w:tcPr>
            <w:tcW w:w="90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Assure la décantation ou la rétention des matières lourdes ou légères, et des corps volumineux</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w:t>
            </w:r>
          </w:p>
        </w:tc>
        <w:tc>
          <w:tcPr>
            <w:tcW w:w="21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Té</w:t>
            </w:r>
          </w:p>
        </w:tc>
        <w:tc>
          <w:tcPr>
            <w:tcW w:w="90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Té de visite</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borgne</w:t>
            </w:r>
          </w:p>
        </w:tc>
        <w:tc>
          <w:tcPr>
            <w:tcW w:w="21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Borgne</w:t>
            </w:r>
          </w:p>
        </w:tc>
        <w:tc>
          <w:tcPr>
            <w:tcW w:w="90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Boîte ou point sans accès de surface</w:t>
            </w:r>
          </w:p>
        </w:tc>
      </w:tr>
      <w:tr>
        <w:trPr>
          <w:cantSplit w:val="true"/>
        </w:trPr>
        <w:tc>
          <w:tcPr>
            <w:tcW w:w="228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etanche</w:t>
            </w:r>
          </w:p>
        </w:tc>
        <w:tc>
          <w:tcPr>
            <w:tcW w:w="2184"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Etanche</w:t>
            </w:r>
          </w:p>
        </w:tc>
        <w:tc>
          <w:tcPr>
            <w:tcW w:w="90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Boîte point étanche à l'eau et à l'air</w:t>
            </w:r>
          </w:p>
        </w:tc>
      </w:tr>
    </w:tbl>
    <w:p>
      <w:pPr>
        <w:pStyle w:val="Titre4"/>
        <w:numPr>
          <w:ilvl w:val="3"/>
          <w:numId w:val="4"/>
        </w:numPr>
        <w:ind w:left="357" w:hanging="357"/>
        <w:rPr/>
      </w:pPr>
      <w:bookmarkStart w:id="168" w:name="_Toc183520242"/>
      <w:r>
        <w:rPr/>
        <w:t>Liste : ass_type_point_mesure</w:t>
      </w:r>
      <w:bookmarkEnd w:id="168"/>
    </w:p>
    <w:p>
      <w:pPr>
        <w:pStyle w:val="Corpsdetexte"/>
        <w:rPr/>
      </w:pPr>
      <w:r>
        <w:rPr/>
        <w:t xml:space="preserve">Nom : ass_type_point_mesure </w:t>
      </w:r>
    </w:p>
    <w:tbl>
      <w:tblPr>
        <w:tblW w:w="13482"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999"/>
        <w:gridCol w:w="2126"/>
        <w:gridCol w:w="9357"/>
      </w:tblGrid>
      <w:tr>
        <w:trPr>
          <w:tblHeader w:val="true"/>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la hauteur d'eau</w:t>
            </w:r>
          </w:p>
        </w:tc>
      </w:tr>
      <w:tr>
        <w:trPr>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hauteur_vitesse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Hauteur et vitesse</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la vitesse et la hauteur d'eau</w:t>
            </w:r>
          </w:p>
        </w:tc>
      </w:tr>
      <w:tr>
        <w:trPr>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vitesse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Vitesse</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la vitesse d'écoulement</w:t>
            </w:r>
          </w:p>
        </w:tc>
      </w:tr>
      <w:tr>
        <w:trPr>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debit</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Débit</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du débit</w:t>
            </w:r>
          </w:p>
        </w:tc>
      </w:tr>
      <w:tr>
        <w:trPr>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turbidite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Turbidité</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de la turbidité</w:t>
            </w:r>
          </w:p>
        </w:tc>
      </w:tr>
      <w:tr>
        <w:trPr>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temperature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Température</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de la température</w:t>
            </w:r>
          </w:p>
        </w:tc>
      </w:tr>
      <w:tr>
        <w:trPr>
          <w:cantSplit w:val="true"/>
        </w:trPr>
        <w:tc>
          <w:tcPr>
            <w:tcW w:w="1999"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chimie</w:t>
            </w:r>
          </w:p>
        </w:tc>
        <w:tc>
          <w:tcPr>
            <w:tcW w:w="212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Chimie</w:t>
            </w:r>
          </w:p>
        </w:tc>
        <w:tc>
          <w:tcPr>
            <w:tcW w:w="9357"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Mesure un élément chimique ou biologique déterminé (à indiquer en commentaire)</w:t>
            </w:r>
          </w:p>
        </w:tc>
      </w:tr>
    </w:tbl>
    <w:p>
      <w:pPr>
        <w:pStyle w:val="Titre4"/>
        <w:numPr>
          <w:ilvl w:val="3"/>
          <w:numId w:val="4"/>
        </w:numPr>
        <w:ind w:left="357" w:hanging="357"/>
        <w:rPr/>
      </w:pPr>
      <w:bookmarkStart w:id="169" w:name="_Toc183520243"/>
      <w:r>
        <w:rPr/>
        <w:t>Liste : ass_type_point_prelevement</w:t>
      </w:r>
      <w:bookmarkEnd w:id="169"/>
    </w:p>
    <w:p>
      <w:pPr>
        <w:pStyle w:val="Corpsdetexte"/>
        <w:rPr/>
      </w:pPr>
      <w:r>
        <w:rPr/>
        <w:t xml:space="preserve">Nom : ass_type_point_prelevement </w:t>
      </w:r>
    </w:p>
    <w:tbl>
      <w:tblPr>
        <w:tblW w:w="7812"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6"/>
        <w:gridCol w:w="1700"/>
        <w:gridCol w:w="4396"/>
      </w:tblGrid>
      <w:tr>
        <w:trPr>
          <w:tblHeader w:val="true"/>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39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automatique</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Automatique</w:t>
            </w:r>
          </w:p>
        </w:tc>
        <w:tc>
          <w:tcPr>
            <w:tcW w:w="439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Fonctionne de manière automatique</w:t>
            </w:r>
          </w:p>
        </w:tc>
      </w:tr>
      <w:tr>
        <w:trPr>
          <w:cantSplit w:val="true"/>
        </w:trPr>
        <w:tc>
          <w:tcPr>
            <w:tcW w:w="171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manuel</w:t>
            </w:r>
          </w:p>
        </w:tc>
        <w:tc>
          <w:tcPr>
            <w:tcW w:w="170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Manuel</w:t>
            </w:r>
          </w:p>
        </w:tc>
        <w:tc>
          <w:tcPr>
            <w:tcW w:w="4396"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Fonctionne par intervention humaine</w:t>
            </w:r>
          </w:p>
        </w:tc>
      </w:tr>
    </w:tbl>
    <w:p>
      <w:pPr>
        <w:pStyle w:val="Titre4"/>
        <w:numPr>
          <w:ilvl w:val="3"/>
          <w:numId w:val="4"/>
        </w:numPr>
        <w:ind w:left="357" w:hanging="357"/>
        <w:rPr/>
      </w:pPr>
      <w:bookmarkStart w:id="170" w:name="_Toc183520244"/>
      <w:r>
        <w:rPr/>
        <w:t>Liste : ass_type_pompage</w:t>
      </w:r>
      <w:bookmarkEnd w:id="170"/>
    </w:p>
    <w:p>
      <w:pPr>
        <w:pStyle w:val="Corpsdetexte"/>
        <w:rPr/>
      </w:pPr>
      <w:r>
        <w:rPr/>
        <w:t xml:space="preserve">Nom : ass_type_pompage </w:t>
      </w:r>
    </w:p>
    <w:tbl>
      <w:tblPr>
        <w:tblW w:w="11378"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715"/>
        <w:gridCol w:w="2268"/>
        <w:gridCol w:w="7395"/>
      </w:tblGrid>
      <w:tr>
        <w:trPr>
          <w:tblHeader w:val="true"/>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3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refoulement</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Refoulement</w:t>
            </w:r>
          </w:p>
        </w:tc>
        <w:tc>
          <w:tcPr>
            <w:tcW w:w="73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Relève et transporte les eaux à une distance importante via une canalisation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relevement</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Relèvement</w:t>
            </w:r>
          </w:p>
        </w:tc>
        <w:tc>
          <w:tcPr>
            <w:tcW w:w="73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Relève le niveau des eaux, sans distance importante vers la destination</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en_ligne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Pompage en ligne</w:t>
            </w:r>
          </w:p>
        </w:tc>
        <w:tc>
          <w:tcPr>
            <w:tcW w:w="73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Permet de d’accélérer ou d'injecter des eaux dans le réseau</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sous_vide</w:t>
            </w:r>
          </w:p>
        </w:tc>
        <w:tc>
          <w:tcPr>
            <w:tcW w:w="2268"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Sous vide</w:t>
            </w:r>
          </w:p>
        </w:tc>
        <w:tc>
          <w:tcPr>
            <w:tcW w:w="739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Pompe à vide</w:t>
            </w:r>
          </w:p>
        </w:tc>
      </w:tr>
    </w:tbl>
    <w:p>
      <w:pPr>
        <w:pStyle w:val="Titre4"/>
        <w:numPr>
          <w:ilvl w:val="3"/>
          <w:numId w:val="4"/>
        </w:numPr>
        <w:ind w:left="357" w:hanging="357"/>
        <w:rPr/>
      </w:pPr>
      <w:bookmarkStart w:id="171" w:name="_Toc183520245"/>
      <w:r>
        <w:rPr/>
        <w:t>Liste : ass_type_pretraitement</w:t>
      </w:r>
      <w:bookmarkEnd w:id="171"/>
    </w:p>
    <w:p>
      <w:pPr>
        <w:pStyle w:val="Corpsdetexte"/>
        <w:rPr/>
      </w:pPr>
      <w:r>
        <w:rPr/>
        <w:t xml:space="preserve">Nom : ass_type_pretraitement </w:t>
      </w:r>
    </w:p>
    <w:tbl>
      <w:tblPr>
        <w:tblW w:w="11355"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3133"/>
        <w:gridCol w:w="3261"/>
        <w:gridCol w:w="4961"/>
      </w:tblGrid>
      <w:tr>
        <w:trPr>
          <w:tblHeader w:val="true"/>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debourbeur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Débourbeur</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Retient les boues</w:t>
            </w:r>
          </w:p>
        </w:tc>
      </w:tr>
      <w:tr>
        <w:trPr>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deshuileur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Déshuileur</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Retient les huiles</w:t>
            </w:r>
          </w:p>
        </w:tc>
      </w:tr>
      <w:tr>
        <w:trPr>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degrilleur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Dégrilleur</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Retient les éléments solides</w:t>
            </w:r>
          </w:p>
        </w:tc>
      </w:tr>
      <w:tr>
        <w:trPr>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separateur_hydrocarbure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Séparateur hydrocarbures</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Retient les hydrocarbures</w:t>
            </w:r>
          </w:p>
        </w:tc>
      </w:tr>
      <w:tr>
        <w:trPr>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separateur_graisse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Séparateur à graisse</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Retient les graisses et produits gras</w:t>
            </w:r>
          </w:p>
        </w:tc>
      </w:tr>
      <w:tr>
        <w:trPr>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decanteur</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Décanteur</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Retient les sables et particules lourdes</w:t>
            </w:r>
          </w:p>
        </w:tc>
      </w:tr>
      <w:tr>
        <w:trPr>
          <w:cantSplit w:val="true"/>
        </w:trPr>
        <w:tc>
          <w:tcPr>
            <w:tcW w:w="313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combine</w:t>
            </w:r>
          </w:p>
        </w:tc>
        <w:tc>
          <w:tcPr>
            <w:tcW w:w="32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Combiné</w:t>
            </w:r>
          </w:p>
        </w:tc>
        <w:tc>
          <w:tcPr>
            <w:tcW w:w="496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Combine plusieurs prétraitements</w:t>
            </w:r>
          </w:p>
        </w:tc>
      </w:tr>
    </w:tbl>
    <w:p>
      <w:pPr>
        <w:pStyle w:val="Titre4"/>
        <w:numPr>
          <w:ilvl w:val="3"/>
          <w:numId w:val="4"/>
        </w:numPr>
        <w:ind w:left="357" w:hanging="357"/>
        <w:rPr/>
      </w:pPr>
      <w:bookmarkStart w:id="172" w:name="_Toc183520246"/>
      <w:r>
        <w:rPr/>
        <w:t>Liste : ass_type_raccord</w:t>
      </w:r>
      <w:bookmarkEnd w:id="172"/>
    </w:p>
    <w:p>
      <w:pPr>
        <w:pStyle w:val="Corpsdetexte"/>
        <w:rPr/>
      </w:pPr>
      <w:r>
        <w:rPr/>
        <w:t xml:space="preserve">Nom : ass_type_raccord </w:t>
      </w:r>
    </w:p>
    <w:tbl>
      <w:tblPr>
        <w:tblW w:w="10972"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2141"/>
        <w:gridCol w:w="2551"/>
        <w:gridCol w:w="6280"/>
      </w:tblGrid>
      <w:tr>
        <w:trPr>
          <w:tblHeader w:val="true"/>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25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628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piquage_direct</w:t>
            </w:r>
          </w:p>
        </w:tc>
        <w:tc>
          <w:tcPr>
            <w:tcW w:w="25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Piquage direct</w:t>
            </w:r>
          </w:p>
        </w:tc>
        <w:tc>
          <w:tcPr>
            <w:tcW w:w="628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Piquage par percement de paroi</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culotte</w:t>
            </w:r>
          </w:p>
        </w:tc>
        <w:tc>
          <w:tcPr>
            <w:tcW w:w="25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Culotte</w:t>
            </w:r>
          </w:p>
        </w:tc>
        <w:tc>
          <w:tcPr>
            <w:tcW w:w="628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Culotte de branchement</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selle</w:t>
            </w:r>
          </w:p>
        </w:tc>
        <w:tc>
          <w:tcPr>
            <w:tcW w:w="25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Selle</w:t>
            </w:r>
          </w:p>
        </w:tc>
        <w:tc>
          <w:tcPr>
            <w:tcW w:w="628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Selle de branchement</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tulipe</w:t>
            </w:r>
          </w:p>
        </w:tc>
        <w:tc>
          <w:tcPr>
            <w:tcW w:w="25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Tulipe</w:t>
            </w:r>
          </w:p>
        </w:tc>
        <w:tc>
          <w:tcPr>
            <w:tcW w:w="628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Tulipe de branchement</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te</w:t>
            </w:r>
          </w:p>
        </w:tc>
        <w:tc>
          <w:tcPr>
            <w:tcW w:w="25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Té</w:t>
            </w:r>
          </w:p>
        </w:tc>
        <w:tc>
          <w:tcPr>
            <w:tcW w:w="628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Té de branchement</w:t>
            </w:r>
          </w:p>
        </w:tc>
      </w:tr>
      <w:tr>
        <w:trPr>
          <w:cantSplit w:val="true"/>
        </w:trPr>
        <w:tc>
          <w:tcPr>
            <w:tcW w:w="214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libre</w:t>
            </w:r>
          </w:p>
        </w:tc>
        <w:tc>
          <w:tcPr>
            <w:tcW w:w="2551"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Sortie libre</w:t>
            </w:r>
          </w:p>
        </w:tc>
        <w:tc>
          <w:tcPr>
            <w:tcW w:w="6280"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Raccord en sortie libre (exutoire, en surface, sans canalisation...)</w:t>
            </w:r>
          </w:p>
        </w:tc>
      </w:tr>
    </w:tbl>
    <w:p>
      <w:pPr>
        <w:pStyle w:val="Titre4"/>
        <w:numPr>
          <w:ilvl w:val="3"/>
          <w:numId w:val="4"/>
        </w:numPr>
        <w:ind w:left="357" w:hanging="357"/>
        <w:rPr/>
      </w:pPr>
      <w:bookmarkStart w:id="173" w:name="_Toc183520247"/>
      <w:r>
        <w:rPr/>
        <w:t>Liste : ass_type_regard</w:t>
      </w:r>
      <w:bookmarkEnd w:id="173"/>
    </w:p>
    <w:p>
      <w:pPr>
        <w:pStyle w:val="Corpsdetexte"/>
        <w:rPr/>
      </w:pPr>
      <w:r>
        <w:rPr/>
        <w:t xml:space="preserve">Nom : ass_type_regard </w:t>
      </w:r>
    </w:p>
    <w:tbl>
      <w:tblPr>
        <w:tblW w:w="10930"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1575"/>
        <w:gridCol w:w="1983"/>
        <w:gridCol w:w="7372"/>
      </w:tblGrid>
      <w:tr>
        <w:trPr>
          <w:tblHeader w:val="true"/>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Code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Valeur</w:t>
            </w:r>
          </w:p>
        </w:tc>
        <w:tc>
          <w:tcPr>
            <w:tcW w:w="73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b/>
                <w:b/>
                <w:bCs/>
              </w:rPr>
            </w:pPr>
            <w:r>
              <w:rPr>
                <w:b/>
                <w:bCs/>
              </w:rPr>
              <w:t>Description</w:t>
            </w:r>
          </w:p>
        </w:tc>
      </w:tr>
      <w:tr>
        <w:trPr>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visite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Regard de visite</w:t>
            </w:r>
          </w:p>
        </w:tc>
        <w:tc>
          <w:tcPr>
            <w:tcW w:w="73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Regard standard de visite</w:t>
            </w:r>
          </w:p>
        </w:tc>
      </w:tr>
      <w:tr>
        <w:trPr>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chambre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Chambre</w:t>
            </w:r>
          </w:p>
        </w:tc>
        <w:tc>
          <w:tcPr>
            <w:tcW w:w="73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Ouvrage de dimension importante</w:t>
            </w:r>
          </w:p>
        </w:tc>
      </w:tr>
      <w:tr>
        <w:trPr>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borgne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Regard borgne</w:t>
            </w:r>
          </w:p>
        </w:tc>
        <w:tc>
          <w:tcPr>
            <w:tcW w:w="73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Regard conçu et construit sans accès en surface</w:t>
            </w:r>
          </w:p>
        </w:tc>
      </w:tr>
      <w:tr>
        <w:trPr>
          <w:cantSplit w:val="true"/>
        </w:trPr>
        <w:tc>
          <w:tcPr>
            <w:tcW w:w="1575"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mixte</w:t>
            </w:r>
          </w:p>
        </w:tc>
        <w:tc>
          <w:tcPr>
            <w:tcW w:w="1983"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Mixte</w:t>
            </w:r>
          </w:p>
        </w:tc>
        <w:tc>
          <w:tcPr>
            <w:tcW w:w="7372" w:type="dxa"/>
            <w:tcBorders>
              <w:top w:val="single" w:sz="6" w:space="0" w:color="000000"/>
              <w:left w:val="single" w:sz="6" w:space="0" w:color="000000"/>
              <w:bottom w:val="single" w:sz="6" w:space="0" w:color="000000"/>
              <w:right w:val="single" w:sz="6" w:space="0" w:color="000000"/>
            </w:tcBorders>
            <w:vAlign w:val="center"/>
          </w:tcPr>
          <w:p>
            <w:pPr>
              <w:pStyle w:val="Corpsdetexte"/>
              <w:widowControl w:val="false"/>
              <w:spacing w:before="0" w:after="140"/>
              <w:rPr/>
            </w:pPr>
            <w:r>
              <w:rPr/>
              <w:t>Donnant accès à EPL et AC en même temps</w:t>
            </w:r>
          </w:p>
        </w:tc>
      </w:tr>
    </w:tbl>
    <w:p>
      <w:pPr>
        <w:pStyle w:val="Normal"/>
        <w:rPr/>
      </w:pPr>
      <w:r>
        <w:rPr/>
      </w:r>
      <w:r>
        <w:br w:type="page"/>
      </w:r>
    </w:p>
    <w:p>
      <w:pPr>
        <w:pStyle w:val="Titre2"/>
        <w:numPr>
          <w:ilvl w:val="1"/>
          <w:numId w:val="4"/>
        </w:numPr>
        <w:spacing w:before="0" w:after="120"/>
        <w:rPr/>
      </w:pPr>
      <w:bookmarkStart w:id="174" w:name="_Toc183520248"/>
      <w:r>
        <w:rPr/>
        <w:t>Diagrammes de modélisation des données</w:t>
      </w:r>
      <w:bookmarkEnd w:id="174"/>
    </w:p>
    <w:p>
      <w:pPr>
        <w:pStyle w:val="Corpsdetexte"/>
        <w:rPr/>
      </w:pPr>
      <w:r>
        <w:rPr/>
        <w:t>Le Modèle Conceptuel de Données et le Modèle Logique de Données entités-relations ont été représentés en utilisant le logiciel Looping. Des images haute définition de ces diagrammes sont disponibles en annexe.</w:t>
      </w:r>
    </w:p>
    <w:p>
      <w:pPr>
        <w:pStyle w:val="Corpsdetexte"/>
        <w:rPr/>
      </w:pPr>
      <w:r>
        <w:rPr/>
        <w:t>Les images présentes dans la présente section ont un caractère illustratif.</w:t>
      </w:r>
    </w:p>
    <w:p>
      <w:pPr>
        <w:pStyle w:val="Normal"/>
        <w:spacing w:before="0" w:after="0"/>
        <w:rPr/>
      </w:pPr>
      <w:r>
        <w:rPr/>
      </w:r>
      <w:r>
        <w:br w:type="page"/>
      </w:r>
    </w:p>
    <w:p>
      <w:pPr>
        <w:pStyle w:val="Titre3"/>
        <w:numPr>
          <w:ilvl w:val="2"/>
          <w:numId w:val="4"/>
        </w:numPr>
        <w:rPr/>
      </w:pPr>
      <w:bookmarkStart w:id="175" w:name="_Toc183520249"/>
      <w:bookmarkStart w:id="176" w:name="_Toc182956894"/>
      <w:bookmarkEnd w:id="176"/>
      <w:r>
        <w:rPr/>
        <w:t>Modèle global et de réseau</w:t>
      </w:r>
      <w:bookmarkEnd w:id="175"/>
    </w:p>
    <w:p>
      <w:pPr>
        <w:pStyle w:val="Titre4"/>
        <w:numPr>
          <w:ilvl w:val="3"/>
          <w:numId w:val="4"/>
        </w:numPr>
        <w:ind w:left="357" w:hanging="357"/>
        <w:rPr/>
      </w:pPr>
      <w:bookmarkStart w:id="177" w:name="_Toc183520250"/>
      <w:r>
        <w:rPr/>
        <w:t>Modèle Conceptuel de Données</w:t>
      </w:r>
      <w:bookmarkEnd w:id="177"/>
    </w:p>
    <w:p>
      <w:pPr>
        <w:pStyle w:val="Corpsdetexte"/>
        <w:rPr/>
      </w:pPr>
      <w:r>
        <w:rPr/>
        <w:drawing>
          <wp:inline distT="0" distB="0" distL="0" distR="0">
            <wp:extent cx="8896985" cy="609854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14"/>
                    <a:stretch>
                      <a:fillRect/>
                    </a:stretch>
                  </pic:blipFill>
                  <pic:spPr bwMode="auto">
                    <a:xfrm>
                      <a:off x="0" y="0"/>
                      <a:ext cx="8896985" cy="6098540"/>
                    </a:xfrm>
                    <a:prstGeom prst="rect">
                      <a:avLst/>
                    </a:prstGeom>
                  </pic:spPr>
                </pic:pic>
              </a:graphicData>
            </a:graphic>
          </wp:inline>
        </w:drawing>
      </w:r>
    </w:p>
    <w:p>
      <w:pPr>
        <w:pStyle w:val="Titre4"/>
        <w:numPr>
          <w:ilvl w:val="3"/>
          <w:numId w:val="4"/>
        </w:numPr>
        <w:ind w:left="357" w:hanging="357"/>
        <w:rPr/>
      </w:pPr>
      <w:bookmarkStart w:id="178" w:name="_Toc183520251"/>
      <w:r>
        <w:rPr/>
        <w:t>Modèle Logique de Données</w:t>
      </w:r>
      <w:bookmarkEnd w:id="178"/>
    </w:p>
    <w:p>
      <w:pPr>
        <w:pStyle w:val="Corpsdetexte"/>
        <w:rPr/>
      </w:pPr>
      <w:r>
        <w:rPr/>
      </w:r>
    </w:p>
    <w:p>
      <w:pPr>
        <w:pStyle w:val="Corpsdetexte"/>
        <w:rPr/>
      </w:pPr>
      <w:r>
        <w:rPr/>
        <w:drawing>
          <wp:inline distT="0" distB="0" distL="0" distR="0">
            <wp:extent cx="8896985" cy="6098540"/>
            <wp:effectExtent l="0" t="0" r="0" b="0"/>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15"/>
                    <a:stretch>
                      <a:fillRect/>
                    </a:stretch>
                  </pic:blipFill>
                  <pic:spPr bwMode="auto">
                    <a:xfrm>
                      <a:off x="0" y="0"/>
                      <a:ext cx="8896985" cy="6098540"/>
                    </a:xfrm>
                    <a:prstGeom prst="rect">
                      <a:avLst/>
                    </a:prstGeom>
                  </pic:spPr>
                </pic:pic>
              </a:graphicData>
            </a:graphic>
          </wp:inline>
        </w:drawing>
      </w:r>
    </w:p>
    <w:p>
      <w:pPr>
        <w:pStyle w:val="Titre3"/>
        <w:numPr>
          <w:ilvl w:val="2"/>
          <w:numId w:val="4"/>
        </w:numPr>
        <w:rPr/>
      </w:pPr>
      <w:bookmarkStart w:id="179" w:name="_Toc183520252"/>
      <w:r>
        <w:rPr/>
        <w:t>Modèle de branchements</w:t>
      </w:r>
      <w:bookmarkEnd w:id="179"/>
    </w:p>
    <w:p>
      <w:pPr>
        <w:pStyle w:val="Titre4"/>
        <w:numPr>
          <w:ilvl w:val="3"/>
          <w:numId w:val="4"/>
        </w:numPr>
        <w:ind w:left="357" w:hanging="357"/>
        <w:rPr/>
      </w:pPr>
      <w:bookmarkStart w:id="180" w:name="_Toc183520253"/>
      <w:r>
        <w:rPr/>
        <w:t>Modèle Conceptuel de Données</w:t>
      </w:r>
      <w:bookmarkEnd w:id="180"/>
    </w:p>
    <w:p>
      <w:pPr>
        <w:pStyle w:val="Normal"/>
        <w:rPr/>
      </w:pPr>
      <w:r>
        <w:rPr/>
      </w:r>
    </w:p>
    <w:p>
      <w:pPr>
        <w:pStyle w:val="Normal"/>
        <w:rPr/>
      </w:pPr>
      <w:r>
        <w:rPr/>
        <w:drawing>
          <wp:inline distT="0" distB="0" distL="0" distR="0">
            <wp:extent cx="8896985" cy="6208395"/>
            <wp:effectExtent l="0" t="0" r="0" b="0"/>
            <wp:docPr id="8"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1" descr=""/>
                    <pic:cNvPicPr>
                      <a:picLocks noChangeAspect="1" noChangeArrowheads="1"/>
                    </pic:cNvPicPr>
                  </pic:nvPicPr>
                  <pic:blipFill>
                    <a:blip r:embed="rId16"/>
                    <a:stretch>
                      <a:fillRect/>
                    </a:stretch>
                  </pic:blipFill>
                  <pic:spPr bwMode="auto">
                    <a:xfrm>
                      <a:off x="0" y="0"/>
                      <a:ext cx="8896985" cy="6208395"/>
                    </a:xfrm>
                    <a:prstGeom prst="rect">
                      <a:avLst/>
                    </a:prstGeom>
                  </pic:spPr>
                </pic:pic>
              </a:graphicData>
            </a:graphic>
          </wp:inline>
        </w:drawing>
      </w:r>
    </w:p>
    <w:p>
      <w:pPr>
        <w:pStyle w:val="Titre4"/>
        <w:numPr>
          <w:ilvl w:val="3"/>
          <w:numId w:val="4"/>
        </w:numPr>
        <w:ind w:left="357" w:hanging="357"/>
        <w:rPr/>
      </w:pPr>
      <w:bookmarkStart w:id="181" w:name="_Toc183520254"/>
      <w:r>
        <w:rPr/>
        <w:t>Modèle Logique de Données</w:t>
      </w:r>
      <w:bookmarkEnd w:id="181"/>
    </w:p>
    <w:p>
      <w:pPr>
        <w:pStyle w:val="Normal"/>
        <w:rPr/>
      </w:pPr>
      <w:r>
        <w:rPr/>
      </w:r>
    </w:p>
    <w:p>
      <w:pPr>
        <w:sectPr>
          <w:headerReference w:type="even" r:id="rId18"/>
          <w:headerReference w:type="default" r:id="rId19"/>
          <w:headerReference w:type="first" r:id="rId20"/>
          <w:footerReference w:type="even" r:id="rId21"/>
          <w:footerReference w:type="default" r:id="rId22"/>
          <w:footerReference w:type="first" r:id="rId23"/>
          <w:footnotePr>
            <w:numFmt w:val="decimal"/>
          </w:footnotePr>
          <w:type w:val="nextPage"/>
          <w:pgSz w:orient="landscape" w:w="16838" w:h="11906"/>
          <w:pgMar w:left="1693" w:right="1134" w:gutter="0" w:header="0" w:top="1134" w:footer="1134" w:bottom="1191"/>
          <w:pgNumType w:fmt="decimal"/>
          <w:formProt w:val="false"/>
          <w:textDirection w:val="lrTb"/>
          <w:docGrid w:type="default" w:linePitch="100" w:charSpace="0"/>
        </w:sectPr>
        <w:pStyle w:val="Normal"/>
        <w:rPr/>
      </w:pPr>
      <w:r>
        <w:rPr/>
        <w:drawing>
          <wp:inline distT="0" distB="0" distL="0" distR="0">
            <wp:extent cx="8896985" cy="6201410"/>
            <wp:effectExtent l="0" t="0" r="0" b="0"/>
            <wp:docPr id="9"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descr=""/>
                    <pic:cNvPicPr>
                      <a:picLocks noChangeAspect="1" noChangeArrowheads="1"/>
                    </pic:cNvPicPr>
                  </pic:nvPicPr>
                  <pic:blipFill>
                    <a:blip r:embed="rId17"/>
                    <a:stretch>
                      <a:fillRect/>
                    </a:stretch>
                  </pic:blipFill>
                  <pic:spPr bwMode="auto">
                    <a:xfrm>
                      <a:off x="0" y="0"/>
                      <a:ext cx="8896985" cy="6201410"/>
                    </a:xfrm>
                    <a:prstGeom prst="rect">
                      <a:avLst/>
                    </a:prstGeom>
                  </pic:spPr>
                </pic:pic>
              </a:graphicData>
            </a:graphic>
          </wp:inline>
        </w:drawing>
      </w:r>
      <w:r>
        <w:br w:type="page"/>
      </w:r>
    </w:p>
    <w:p>
      <w:pPr>
        <w:pStyle w:val="Corpsdetexte"/>
        <w:rPr/>
      </w:pPr>
      <w:r>
        <w:rPr/>
      </w:r>
    </w:p>
    <w:p>
      <w:pPr>
        <w:pStyle w:val="Titre2"/>
        <w:numPr>
          <w:ilvl w:val="1"/>
          <w:numId w:val="4"/>
        </w:numPr>
        <w:rPr/>
      </w:pPr>
      <w:bookmarkStart w:id="182" w:name="_Toc183520255"/>
      <w:r>
        <w:rPr/>
        <w:t>Qualité des données</w:t>
      </w:r>
      <w:bookmarkEnd w:id="182"/>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2396"/>
        <w:gridCol w:w="7809"/>
      </w:tblGrid>
      <w:tr>
        <w:trPr>
          <w:cantSplit w:val="true"/>
        </w:trPr>
        <w:tc>
          <w:tcPr>
            <w:tcW w:w="2396" w:type="dxa"/>
            <w:tcBorders>
              <w:top w:val="single" w:sz="4" w:space="0" w:color="000000"/>
              <w:left w:val="single" w:sz="4" w:space="0" w:color="000000"/>
              <w:bottom w:val="single" w:sz="4" w:space="0" w:color="000000"/>
            </w:tcBorders>
          </w:tcPr>
          <w:p>
            <w:pPr>
              <w:pStyle w:val="Titredetableau"/>
              <w:widowControl w:val="false"/>
              <w:spacing w:before="120" w:after="120"/>
              <w:rPr/>
            </w:pPr>
            <w:r>
              <w:rPr/>
              <w:t xml:space="preserve">Échelle de référence </w:t>
            </w:r>
          </w:p>
        </w:tc>
        <w:tc>
          <w:tcPr>
            <w:tcW w:w="7809" w:type="dxa"/>
            <w:tcBorders>
              <w:top w:val="single" w:sz="4" w:space="0" w:color="000000"/>
              <w:left w:val="single" w:sz="4" w:space="0" w:color="000000"/>
              <w:bottom w:val="single" w:sz="4" w:space="0" w:color="000000"/>
              <w:right w:val="single" w:sz="4" w:space="0" w:color="000000"/>
            </w:tcBorders>
          </w:tcPr>
          <w:p>
            <w:pPr>
              <w:pStyle w:val="Contenudetableau"/>
              <w:widowControl w:val="false"/>
              <w:spacing w:before="0" w:after="60"/>
              <w:rPr/>
            </w:pPr>
            <w:r>
              <w:rPr/>
              <w:t>Les échelles de référence sont dites de très grande échelle, avec typiquement des plans au 1/500ème ou au 1/200ème.</w:t>
            </w:r>
          </w:p>
        </w:tc>
      </w:tr>
      <w:tr>
        <w:trPr>
          <w:cantSplit w:val="true"/>
        </w:trPr>
        <w:tc>
          <w:tcPr>
            <w:tcW w:w="2396" w:type="dxa"/>
            <w:tcBorders>
              <w:left w:val="single" w:sz="4" w:space="0" w:color="000000"/>
              <w:bottom w:val="single" w:sz="4" w:space="0" w:color="000000"/>
            </w:tcBorders>
          </w:tcPr>
          <w:p>
            <w:pPr>
              <w:pStyle w:val="Titredetableau"/>
              <w:widowControl w:val="false"/>
              <w:spacing w:before="120" w:after="120"/>
              <w:rPr/>
            </w:pPr>
            <w:r>
              <w:rPr/>
              <w:t xml:space="preserve">Règles de saisie par source de données </w:t>
            </w:r>
          </w:p>
        </w:tc>
        <w:tc>
          <w:tcPr>
            <w:tcW w:w="7809" w:type="dxa"/>
            <w:tcBorders>
              <w:left w:val="single" w:sz="4" w:space="0" w:color="000000"/>
              <w:bottom w:val="single" w:sz="4" w:space="0" w:color="000000"/>
              <w:right w:val="single" w:sz="4" w:space="0" w:color="000000"/>
            </w:tcBorders>
          </w:tcPr>
          <w:p>
            <w:pPr>
              <w:pStyle w:val="Contenudetableau"/>
              <w:widowControl w:val="false"/>
              <w:spacing w:before="0" w:after="60"/>
              <w:rPr/>
            </w:pPr>
            <w:r>
              <w:rPr/>
              <w:t xml:space="preserve">Cf </w:t>
            </w:r>
            <w:r>
              <w:rPr/>
              <w:fldChar w:fldCharType="begin"/>
            </w:r>
            <w:r>
              <w:rPr/>
              <w:instrText xml:space="preserve"> REF _Ref183509676 \h </w:instrText>
            </w:r>
            <w:r>
              <w:rPr/>
              <w:fldChar w:fldCharType="separate"/>
            </w:r>
            <w:r>
              <w:rPr/>
              <w:t>Constitution (saisie / intégration) des données</w:t>
            </w:r>
            <w:r>
              <w:rPr/>
              <w:fldChar w:fldCharType="end"/>
            </w:r>
          </w:p>
        </w:tc>
      </w:tr>
    </w:tbl>
    <w:p>
      <w:pPr>
        <w:pStyle w:val="Normal"/>
        <w:rPr/>
      </w:pPr>
      <w:r>
        <w:rPr/>
      </w:r>
      <w:r>
        <w:br w:type="page"/>
      </w:r>
    </w:p>
    <w:p>
      <w:pPr>
        <w:pStyle w:val="Titre1"/>
        <w:numPr>
          <w:ilvl w:val="0"/>
          <w:numId w:val="4"/>
        </w:numPr>
        <w:spacing w:before="0" w:after="120"/>
        <w:rPr/>
      </w:pPr>
      <w:bookmarkStart w:id="183" w:name="_Toc183520256"/>
      <w:r>
        <w:rPr/>
        <w:t>Annexes</w:t>
      </w:r>
      <w:bookmarkEnd w:id="183"/>
    </w:p>
    <w:p>
      <w:pPr>
        <w:pStyle w:val="Titre2"/>
        <w:numPr>
          <w:ilvl w:val="1"/>
          <w:numId w:val="4"/>
        </w:numPr>
        <w:rPr/>
      </w:pPr>
      <w:bookmarkStart w:id="184" w:name="_Toc183520257"/>
      <w:r>
        <w:rPr/>
        <w:t>Modélisation</w:t>
      </w:r>
      <w:bookmarkEnd w:id="184"/>
    </w:p>
    <w:tbl>
      <w:tblPr>
        <w:tblStyle w:val="Grilledutableau"/>
        <w:tblW w:w="101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099"/>
        <w:gridCol w:w="5096"/>
      </w:tblGrid>
      <w:tr>
        <w:trPr>
          <w:tblHeader w:val="true"/>
        </w:trPr>
        <w:tc>
          <w:tcPr>
            <w:tcW w:w="5099" w:type="dxa"/>
            <w:tcBorders/>
          </w:tcPr>
          <w:p>
            <w:pPr>
              <w:pStyle w:val="Corpsdetexte"/>
              <w:widowControl/>
              <w:spacing w:before="0" w:after="140"/>
              <w:jc w:val="left"/>
              <w:rPr>
                <w:b/>
                <w:b/>
                <w:bCs/>
              </w:rPr>
            </w:pPr>
            <w:r>
              <w:rPr>
                <w:rFonts w:eastAsia="NSimSun" w:cs="Lucida Sans"/>
                <w:b/>
                <w:bCs/>
                <w:kern w:val="0"/>
                <w:szCs w:val="24"/>
                <w:lang w:val="fr-FR" w:eastAsia="zh-CN" w:bidi="hi-IN"/>
              </w:rPr>
              <w:t>Nom du fichier</w:t>
            </w:r>
          </w:p>
        </w:tc>
        <w:tc>
          <w:tcPr>
            <w:tcW w:w="5096" w:type="dxa"/>
            <w:tcBorders/>
          </w:tcPr>
          <w:p>
            <w:pPr>
              <w:pStyle w:val="Corpsdetexte"/>
              <w:widowControl/>
              <w:spacing w:before="0" w:after="140"/>
              <w:jc w:val="left"/>
              <w:rPr>
                <w:b/>
                <w:b/>
                <w:bCs/>
              </w:rPr>
            </w:pPr>
            <w:r>
              <w:rPr>
                <w:rFonts w:eastAsia="NSimSun" w:cs="Lucida Sans"/>
                <w:b/>
                <w:bCs/>
                <w:kern w:val="0"/>
                <w:szCs w:val="24"/>
                <w:lang w:val="fr-FR" w:eastAsia="zh-CN" w:bidi="hi-IN"/>
              </w:rPr>
              <w:t>Description</w:t>
            </w:r>
          </w:p>
        </w:tc>
      </w:tr>
      <w:tr>
        <w:trPr/>
        <w:tc>
          <w:tcPr>
            <w:tcW w:w="5099" w:type="dxa"/>
            <w:tcBorders/>
          </w:tcPr>
          <w:p>
            <w:pPr>
              <w:pStyle w:val="Corpsdetexte"/>
              <w:widowControl/>
              <w:spacing w:before="0" w:after="140"/>
              <w:jc w:val="left"/>
              <w:rPr>
                <w:lang w:val="en-US"/>
              </w:rPr>
            </w:pPr>
            <w:r>
              <w:rPr>
                <w:rFonts w:eastAsia="NSimSun" w:cs="Lucida Sans"/>
                <w:kern w:val="0"/>
                <w:szCs w:val="24"/>
                <w:lang w:val="en-US" w:eastAsia="zh-CN" w:bidi="hi-IN"/>
              </w:rPr>
              <w:t>modele_global_Star_Eau.loo</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Fichier de modélisation global</w:t>
            </w:r>
            <w:r>
              <w:rPr>
                <w:rFonts w:eastAsia="NSimSun" w:cs="Lucida Sans"/>
                <w:kern w:val="0"/>
                <w:szCs w:val="24"/>
                <w:lang w:val="fr-FR" w:eastAsia="zh-CN" w:bidi="hi-IN"/>
              </w:rPr>
              <w:br w:type="textWrapping" w:clear="all"/>
            </w:r>
            <w:r>
              <w:rPr>
                <w:rFonts w:eastAsia="NSimSun" w:cs="Lucida Sans"/>
                <w:kern w:val="0"/>
                <w:szCs w:val="24"/>
                <w:lang w:val="fr-FR" w:eastAsia="zh-CN" w:bidi="hi-IN"/>
              </w:rPr>
              <w:t>Visualisable et éditable avec le logiciel Looping-MCD</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modele_global.jpg</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Image du modèle global exportée depuis Looping</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modele_global_mld.jpg</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Image du modèle logique de données global exportée depuis Looping</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Branchement/Branchement_vue_globale.loo</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Fichier de modélisation des branchements</w:t>
              <w:br/>
              <w:t>Visualisable et éditable avec le logiciel Looping-MCD</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Branchement/Branchement_vue_globale.jpg</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Image du modèle branchements exportée depuis Looping</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Branchement/Branchement_vue_globale_mld.jpg</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Image du modèle logique de données branchements exportée depuis Looping</w:t>
            </w:r>
          </w:p>
        </w:tc>
      </w:tr>
    </w:tbl>
    <w:p>
      <w:pPr>
        <w:pStyle w:val="Titre2"/>
        <w:numPr>
          <w:ilvl w:val="1"/>
          <w:numId w:val="4"/>
        </w:numPr>
        <w:rPr/>
      </w:pPr>
      <w:bookmarkStart w:id="185" w:name="_Toc183520258"/>
      <w:r>
        <w:rPr/>
        <w:t>Dictionnaire de données</w:t>
      </w:r>
      <w:bookmarkEnd w:id="185"/>
    </w:p>
    <w:tbl>
      <w:tblPr>
        <w:tblStyle w:val="Grilledutableau"/>
        <w:tblW w:w="101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099"/>
        <w:gridCol w:w="5096"/>
      </w:tblGrid>
      <w:tr>
        <w:trPr>
          <w:tblHeader w:val="true"/>
        </w:trPr>
        <w:tc>
          <w:tcPr>
            <w:tcW w:w="5099" w:type="dxa"/>
            <w:tcBorders/>
          </w:tcPr>
          <w:p>
            <w:pPr>
              <w:pStyle w:val="Corpsdetexte"/>
              <w:widowControl/>
              <w:spacing w:before="0" w:after="140"/>
              <w:jc w:val="left"/>
              <w:rPr>
                <w:b/>
                <w:b/>
                <w:bCs/>
              </w:rPr>
            </w:pPr>
            <w:r>
              <w:rPr>
                <w:rFonts w:eastAsia="NSimSun" w:cs="Lucida Sans"/>
                <w:b/>
                <w:bCs/>
                <w:kern w:val="0"/>
                <w:szCs w:val="24"/>
                <w:lang w:val="fr-FR" w:eastAsia="zh-CN" w:bidi="hi-IN"/>
              </w:rPr>
              <w:t>Nom du fichier</w:t>
            </w:r>
          </w:p>
        </w:tc>
        <w:tc>
          <w:tcPr>
            <w:tcW w:w="5096" w:type="dxa"/>
            <w:tcBorders/>
          </w:tcPr>
          <w:p>
            <w:pPr>
              <w:pStyle w:val="Corpsdetexte"/>
              <w:widowControl/>
              <w:spacing w:before="0" w:after="140"/>
              <w:jc w:val="left"/>
              <w:rPr>
                <w:b/>
                <w:b/>
                <w:bCs/>
              </w:rPr>
            </w:pPr>
            <w:r>
              <w:rPr>
                <w:rFonts w:eastAsia="NSimSun" w:cs="Lucida Sans"/>
                <w:b/>
                <w:bCs/>
                <w:kern w:val="0"/>
                <w:szCs w:val="24"/>
                <w:lang w:val="fr-FR" w:eastAsia="zh-CN" w:bidi="hi-IN"/>
              </w:rPr>
              <w:t>Description</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Matrice_StaREau_SIG_Communs.xlsx</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 de éléments communs du modèle avec leurs attributs</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Matrice_StaREau_SIG_Assainissement.xlsx</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 des éléments assainissement du modèle avec leurs attributs</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Matrice_StaREau_SIG_Eau.xlsx</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 des éléments eau du modèle avec leurs attributs</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Liste_valeurs_COM.xlsx</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Listes de valeurs communes</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Liste_valeurs_AEP.xlsx</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Listes de valeurs eau</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Liste_valeurs_ASS.xlsx</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Listes de valeurs assainissement</w:t>
            </w:r>
          </w:p>
        </w:tc>
      </w:tr>
      <w:tr>
        <w:trPr/>
        <w:tc>
          <w:tcPr>
            <w:tcW w:w="5099"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Liste_materiaux.xlsx</w:t>
            </w:r>
          </w:p>
        </w:tc>
        <w:tc>
          <w:tcPr>
            <w:tcW w:w="5096" w:type="dxa"/>
            <w:tcBorders/>
          </w:tcPr>
          <w:p>
            <w:pPr>
              <w:pStyle w:val="Corpsdetexte"/>
              <w:widowControl/>
              <w:spacing w:before="0" w:after="140"/>
              <w:jc w:val="left"/>
              <w:rPr>
                <w:rFonts w:eastAsia="NSimSun" w:cs="Lucida Sans"/>
                <w:kern w:val="0"/>
                <w:szCs w:val="24"/>
                <w:lang w:val="fr-FR" w:eastAsia="zh-CN" w:bidi="hi-IN"/>
              </w:rPr>
            </w:pPr>
            <w:r>
              <w:rPr>
                <w:rFonts w:eastAsia="NSimSun" w:cs="Lucida Sans"/>
                <w:kern w:val="0"/>
                <w:szCs w:val="24"/>
                <w:lang w:val="fr-FR" w:eastAsia="zh-CN" w:bidi="hi-IN"/>
              </w:rPr>
              <w:t>Liste de valeurs des matériaux</w:t>
            </w:r>
          </w:p>
        </w:tc>
      </w:tr>
    </w:tbl>
    <w:p>
      <w:pPr>
        <w:pStyle w:val="Titre2"/>
        <w:numPr>
          <w:ilvl w:val="1"/>
          <w:numId w:val="4"/>
        </w:numPr>
        <w:rPr/>
      </w:pPr>
      <w:bookmarkStart w:id="186" w:name="_Toc183520259"/>
      <w:r>
        <w:rPr/>
        <w:t>Symbologie Eau et Assainissement</w:t>
      </w:r>
      <w:bookmarkEnd w:id="186"/>
    </w:p>
    <w:p>
      <w:pPr>
        <w:pStyle w:val="Corpsdetexte"/>
        <w:rPr/>
      </w:pPr>
      <w:r>
        <w:rPr/>
        <w:t xml:space="preserve">La dernière version de la symbologie eau et assainissement est disponible sur le github du groupe de travail à l’adresse : </w:t>
      </w:r>
      <w:hyperlink r:id="rId24" w:tgtFrame="https://github.com/cnigfr/StaR-Eau/releases">
        <w:r>
          <w:rPr>
            <w:rStyle w:val="LienInternet"/>
          </w:rPr>
          <w:t>https://github.com/cnigfr/StaR-Eau/releases</w:t>
        </w:r>
      </w:hyperlink>
    </w:p>
    <w:p>
      <w:pPr>
        <w:pStyle w:val="Titre2"/>
        <w:numPr>
          <w:ilvl w:val="1"/>
          <w:numId w:val="4"/>
        </w:numPr>
        <w:rPr/>
      </w:pPr>
      <w:bookmarkStart w:id="187" w:name="_Toc183520260"/>
      <w:r>
        <w:rPr/>
        <w:t>Base PostGIS</w:t>
      </w:r>
      <w:bookmarkEnd w:id="187"/>
    </w:p>
    <w:p>
      <w:pPr>
        <w:pStyle w:val="Corpsdetexte"/>
        <w:rPr/>
      </w:pPr>
      <w:r>
        <w:rPr/>
        <w:t>Ce dossier contient des scripts SQL pour créer ou interroger une base de données PostGIS.</w:t>
      </w:r>
    </w:p>
    <w:p>
      <w:pPr>
        <w:pStyle w:val="Titre2"/>
        <w:numPr>
          <w:ilvl w:val="1"/>
          <w:numId w:val="4"/>
        </w:numPr>
        <w:rPr/>
      </w:pPr>
      <w:bookmarkStart w:id="188" w:name="_Toc183520261"/>
      <w:r>
        <w:rPr/>
        <w:t>Gabarits GPKG</w:t>
      </w:r>
      <w:bookmarkEnd w:id="188"/>
    </w:p>
    <w:p>
      <w:pPr>
        <w:pStyle w:val="Corpsdetexte"/>
        <w:rPr/>
      </w:pPr>
      <w:r>
        <w:rPr/>
        <w:t>Ce dossier contient des géopackage de démonstration du standard.</w:t>
      </w:r>
    </w:p>
    <w:p>
      <w:pPr>
        <w:pStyle w:val="Titre2"/>
        <w:numPr>
          <w:ilvl w:val="1"/>
          <w:numId w:val="4"/>
        </w:numPr>
        <w:rPr/>
      </w:pPr>
      <w:bookmarkStart w:id="189" w:name="_Toc183520262"/>
      <w:r>
        <w:rPr/>
        <w:t>Listes valeurs</w:t>
      </w:r>
      <w:bookmarkEnd w:id="189"/>
    </w:p>
    <w:p>
      <w:pPr>
        <w:pStyle w:val="Corpsdetexte"/>
        <w:rPr/>
      </w:pPr>
      <w:r>
        <w:rPr/>
        <w:t>Ce dossier contient les listes des valeurs dans des formats facilement intégrables.</w:t>
      </w:r>
    </w:p>
    <w:p>
      <w:pPr>
        <w:pStyle w:val="Titre2"/>
        <w:numPr>
          <w:ilvl w:val="1"/>
          <w:numId w:val="4"/>
        </w:numPr>
        <w:rPr/>
      </w:pPr>
      <w:bookmarkStart w:id="190" w:name="_Toc183520263"/>
      <w:r>
        <w:rPr/>
        <w:t>Wiki</w:t>
      </w:r>
      <w:bookmarkEnd w:id="190"/>
    </w:p>
    <w:p>
      <w:pPr>
        <w:pStyle w:val="Corpsdetexte"/>
        <w:jc w:val="both"/>
        <w:rPr/>
      </w:pPr>
      <w:r>
        <w:rPr/>
        <w:t xml:space="preserve">Un wiki est disponible à l’adresse suivante sur le github du groupe de travail : </w:t>
      </w:r>
      <w:hyperlink r:id="rId25" w:tgtFrame="https://github.com/cnigfr/StaR-Eau/wiki">
        <w:r>
          <w:rPr>
            <w:rStyle w:val="LienInternet"/>
          </w:rPr>
          <w:t>https://github.com/cnigfr/StaR-Eau/wiki</w:t>
        </w:r>
      </w:hyperlink>
    </w:p>
    <w:p>
      <w:pPr>
        <w:pStyle w:val="Corpsdetexte"/>
        <w:spacing w:before="0" w:after="140"/>
        <w:jc w:val="both"/>
        <w:rPr/>
      </w:pPr>
      <w:r>
        <w:rPr/>
        <w:t>Cet espace permet d’apporter des précisions sur l’utilisation de ce géostandard.</w:t>
      </w:r>
    </w:p>
    <w:sectPr>
      <w:headerReference w:type="even" r:id="rId26"/>
      <w:headerReference w:type="default" r:id="rId27"/>
      <w:headerReference w:type="first" r:id="rId28"/>
      <w:footerReference w:type="even" r:id="rId29"/>
      <w:footerReference w:type="default" r:id="rId30"/>
      <w:footerReference w:type="first" r:id="rId31"/>
      <w:footnotePr>
        <w:numFmt w:val="decimal"/>
      </w:footnotePr>
      <w:type w:val="nextPage"/>
      <w:pgSz w:w="11906" w:h="16838"/>
      <w:pgMar w:left="1134" w:right="566"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alibri Light">
    <w:charset w:val="01"/>
    <w:family w:val="roman"/>
    <w:pitch w:val="variable"/>
  </w:font>
  <w:font w:name="Arial">
    <w:charset w:val="01"/>
    <w:family w:val="roman"/>
    <w:pitch w:val="variable"/>
  </w:font>
  <w:font w:name="OpenSymbol">
    <w:altName w:val="Arial Unicode MS"/>
    <w:charset w:val="01"/>
    <w:family w:val="roman"/>
    <w:pitch w:val="variable"/>
  </w:font>
  <w:font w:name="marianne">
    <w:charset w:val="01"/>
    <w:family w:val="roman"/>
    <w:pitch w:val="variable"/>
  </w:font>
  <w:font w:name="Times New Roman">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0" w:after="60"/>
      <w:rPr/>
    </w:pPr>
    <w:r>
      <w:rPr/>
      <w:t>CNIG</w:t>
      <w:tab/>
      <w:t>Réseaux eau et assainissement</w:t>
      <w:tab/>
    </w:r>
    <w:r>
      <w:rPr/>
      <w:fldChar w:fldCharType="begin"/>
    </w:r>
    <w:r>
      <w:rPr/>
      <w:instrText xml:space="preserve"> PAGE </w:instrText>
    </w:r>
    <w:r>
      <w:rPr/>
      <w:fldChar w:fldCharType="separate"/>
    </w:r>
    <w:r>
      <w:rPr/>
      <w:t>33</w:t>
    </w:r>
    <w:r>
      <w:rPr/>
      <w:fldChar w:fldCharType="end"/>
    </w:r>
    <w:r>
      <w:rPr/>
      <w:t>/</w:t>
    </w:r>
    <w:r>
      <w:rPr/>
      <w:fldChar w:fldCharType="begin"/>
    </w:r>
    <w:r>
      <w:rPr/>
      <w:instrText xml:space="preserve"> NUMPAGES </w:instrText>
    </w:r>
    <w:r>
      <w:rPr/>
      <w:fldChar w:fldCharType="separate"/>
    </w:r>
    <w:r>
      <w:rPr/>
      <w:t>157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0" w:after="60"/>
      <w:rPr/>
    </w:pPr>
    <w:r>
      <w:rPr/>
      <w:t>CNIG</w:t>
      <w:tab/>
      <w:t xml:space="preserve">       Réseaux eau et assainissement</w:t>
      <w:tab/>
    </w:r>
    <w:r>
      <w:rPr/>
      <w:fldChar w:fldCharType="begin"/>
    </w:r>
    <w:r>
      <w:rPr/>
      <w:instrText xml:space="preserve"> PAGE </w:instrText>
    </w:r>
    <w:r>
      <w:rPr/>
      <w:fldChar w:fldCharType="separate"/>
    </w:r>
    <w:r>
      <w:rPr/>
      <w:t>154</w:t>
    </w:r>
    <w:r>
      <w:rPr/>
      <w:fldChar w:fldCharType="end"/>
    </w:r>
    <w:r>
      <w:rPr/>
      <w:t>/</w:t>
    </w:r>
    <w:r>
      <w:rPr/>
      <w:fldChar w:fldCharType="begin"/>
    </w:r>
    <w:r>
      <w:rPr/>
      <w:instrText xml:space="preserve"> NUMPAGES </w:instrText>
    </w:r>
    <w:r>
      <w:rPr/>
      <w:fldChar w:fldCharType="separate"/>
    </w:r>
    <w:r>
      <w:rPr/>
      <w:t>157</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0" w:after="60"/>
      <w:rPr/>
    </w:pPr>
    <w:r>
      <w:rPr/>
      <w:t>CNIG</w:t>
      <w:tab/>
      <w:t xml:space="preserve">       Réseaux eau et assainissement</w:t>
      <w:tab/>
    </w:r>
    <w:r>
      <w:rPr/>
      <w:fldChar w:fldCharType="begin"/>
    </w:r>
    <w:r>
      <w:rPr/>
      <w:instrText xml:space="preserve"> PAGE </w:instrText>
    </w:r>
    <w:r>
      <w:rPr/>
      <w:fldChar w:fldCharType="separate"/>
    </w:r>
    <w:r>
      <w:rPr/>
      <w:t>154</w:t>
    </w:r>
    <w:r>
      <w:rPr/>
      <w:fldChar w:fldCharType="end"/>
    </w:r>
    <w:r>
      <w:rPr/>
      <w:t>/</w:t>
    </w:r>
    <w:r>
      <w:rPr/>
      <w:fldChar w:fldCharType="begin"/>
    </w:r>
    <w:r>
      <w:rPr/>
      <w:instrText xml:space="preserve"> NUMPAGES </w:instrText>
    </w:r>
    <w:r>
      <w:rPr/>
      <w:fldChar w:fldCharType="separate"/>
    </w:r>
    <w:r>
      <w:rPr/>
      <w:t>157</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0" w:after="6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0" w:after="60"/>
      <w:rPr/>
    </w:pPr>
    <w:r>
      <w:rPr/>
      <w:t>CNIG</w:t>
      <w:tab/>
      <w:t>Réseaux eau et assainissement</w:t>
      <w:tab/>
    </w:r>
    <w:r>
      <w:rPr/>
      <w:fldChar w:fldCharType="begin"/>
    </w:r>
    <w:r>
      <w:rPr/>
      <w:instrText xml:space="preserve"> PAGE </w:instrText>
    </w:r>
    <w:r>
      <w:rPr/>
      <w:fldChar w:fldCharType="separate"/>
    </w:r>
    <w:r>
      <w:rPr/>
      <w:t>157</w:t>
    </w:r>
    <w:r>
      <w:rPr/>
      <w:fldChar w:fldCharType="end"/>
    </w:r>
    <w:r>
      <w:rPr/>
      <w:t>/</w:t>
    </w:r>
    <w:r>
      <w:rPr/>
      <w:fldChar w:fldCharType="begin"/>
    </w:r>
    <w:r>
      <w:rPr/>
      <w:instrText xml:space="preserve"> NUMPAGES </w:instrText>
    </w:r>
    <w:r>
      <w:rPr/>
      <w:fldChar w:fldCharType="separate"/>
    </w:r>
    <w:r>
      <w:rPr/>
      <w:t>157</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spacing w:before="0" w:after="60"/>
      <w:rPr/>
    </w:pPr>
    <w:r>
      <w:rPr/>
      <w:t>CNIG</w:t>
      <w:tab/>
      <w:t>Réseaux eau et assainissement</w:t>
      <w:tab/>
    </w:r>
    <w:r>
      <w:rPr/>
      <w:fldChar w:fldCharType="begin"/>
    </w:r>
    <w:r>
      <w:rPr/>
      <w:instrText xml:space="preserve"> PAGE </w:instrText>
    </w:r>
    <w:r>
      <w:rPr/>
      <w:fldChar w:fldCharType="separate"/>
    </w:r>
    <w:r>
      <w:rPr/>
      <w:t>157</w:t>
    </w:r>
    <w:r>
      <w:rPr/>
      <w:fldChar w:fldCharType="end"/>
    </w:r>
    <w:r>
      <w:rPr/>
      <w:t>/</w:t>
    </w:r>
    <w:r>
      <w:rPr/>
      <w:fldChar w:fldCharType="begin"/>
    </w:r>
    <w:r>
      <w:rPr/>
      <w:instrText xml:space="preserve"> NUMPAGES </w:instrText>
    </w:r>
    <w:r>
      <w:rPr/>
      <w:fldChar w:fldCharType="separate"/>
    </w:r>
    <w:r>
      <w:rPr/>
      <w:t>157</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edebasdepage"/>
        <w:widowControl w:val="false"/>
        <w:spacing w:before="0" w:after="60"/>
        <w:rPr/>
      </w:pPr>
      <w:r>
        <w:rPr>
          <w:rStyle w:val="Caractresdenotedebasdepage"/>
        </w:rPr>
        <w:footnoteRef/>
      </w:r>
      <w:r>
        <w:rPr/>
        <w:tab/>
        <w:t>Source : https://fr.wikipedia.org/wiki/Assainissement</w:t>
      </w:r>
    </w:p>
  </w:footnote>
  <w:footnote w:id="3">
    <w:p>
      <w:pPr>
        <w:pStyle w:val="Notedebasdepage"/>
        <w:widowControl w:val="false"/>
        <w:spacing w:before="0" w:after="60"/>
        <w:rPr/>
      </w:pPr>
      <w:r>
        <w:rPr>
          <w:rStyle w:val="Caractresdenotedebasdepage"/>
        </w:rPr>
        <w:footnoteRef/>
      </w:r>
      <w:r>
        <w:rPr/>
        <w:tab/>
        <w:t>Source : https://www.vie-publique.fr/fiches/19604-quest-ce-quune-collectivite-territoriale-ou-collectivite-locale</w:t>
      </w:r>
    </w:p>
  </w:footnote>
  <w:footnote w:id="4">
    <w:p>
      <w:pPr>
        <w:pStyle w:val="Notedebasdepage"/>
        <w:widowControl w:val="false"/>
        <w:spacing w:before="0" w:after="60"/>
        <w:rPr/>
      </w:pPr>
      <w:r>
        <w:rPr>
          <w:rStyle w:val="Caractresdenotedebasdepage"/>
        </w:rPr>
        <w:footnoteRef/>
      </w:r>
      <w:r>
        <w:rPr/>
        <w:tab/>
        <w:t>Source : https://www.cieau.com/espace-enseignants-et-jeunes/les-enfants-et-si-on-en-apprenait-plus-sur-leau-du-robinet/la-definition-de-leau-potable/</w:t>
      </w:r>
    </w:p>
  </w:footnote>
  <w:footnote w:id="5">
    <w:p>
      <w:pPr>
        <w:pStyle w:val="Notedebasdepage"/>
        <w:widowControl w:val="false"/>
        <w:spacing w:before="0" w:after="60"/>
        <w:rPr/>
      </w:pPr>
      <w:r>
        <w:rPr>
          <w:rStyle w:val="Caractresdenotedebasdepage"/>
        </w:rPr>
        <w:footnoteRef/>
      </w:r>
      <w:r>
        <w:rPr/>
        <w:tab/>
        <w:t>Source : https://fr.wikipedia.org/wiki/Eau_pluviale</w:t>
      </w:r>
    </w:p>
  </w:footnote>
  <w:footnote w:id="6">
    <w:p>
      <w:pPr>
        <w:pStyle w:val="Notedebasdepage"/>
        <w:widowControl w:val="false"/>
        <w:spacing w:before="0" w:after="60"/>
        <w:rPr/>
      </w:pPr>
      <w:r>
        <w:rPr>
          <w:rStyle w:val="Caractresdenotedebasdepage"/>
        </w:rPr>
        <w:footnoteRef/>
      </w:r>
      <w:r>
        <w:rPr/>
        <w:tab/>
        <w:t>Source : https://fr.wikipedia.org/wiki/Table_(base_de_donn%C3%A9es)</w:t>
      </w:r>
    </w:p>
  </w:footnote>
  <w:footnote w:id="7">
    <w:p>
      <w:pPr>
        <w:pStyle w:val="Notedebasdepage"/>
        <w:widowControl w:val="false"/>
        <w:spacing w:before="0" w:after="60"/>
        <w:rPr/>
      </w:pPr>
      <w:r>
        <w:rPr>
          <w:rStyle w:val="Caractresdenotedebasdepage"/>
        </w:rPr>
        <w:footnoteRef/>
      </w:r>
      <w:r>
        <w:rPr/>
        <w:tab/>
        <w:t>Source : https://fr.wikipedia.org/wiki/Vue_(base_de_donn%C3%A9es)</w:t>
      </w:r>
    </w:p>
  </w:footnote>
  <w:footnote w:id="8">
    <w:p>
      <w:pPr>
        <w:pStyle w:val="Notedebasdepage"/>
        <w:widowControl w:val="false"/>
        <w:spacing w:before="0" w:after="60"/>
        <w:rPr/>
      </w:pPr>
      <w:r>
        <w:rPr>
          <w:rStyle w:val="Caractresdenotedebasdepage"/>
        </w:rPr>
        <w:footnoteRef/>
      </w:r>
      <w:r>
        <w:rPr/>
        <w:tab/>
        <w:t>Voir Charte Qualité des Réseaux d’Assainissement de l’ASTEE</w:t>
      </w:r>
    </w:p>
  </w:footnote>
  <w:footnote w:id="9">
    <w:p>
      <w:pPr>
        <w:pStyle w:val="Notedebasdepage"/>
        <w:widowControl w:val="false"/>
        <w:spacing w:before="0" w:after="60"/>
        <w:rPr/>
      </w:pPr>
      <w:r>
        <w:rPr>
          <w:rStyle w:val="Caractresdenotedebasdepage"/>
        </w:rPr>
        <w:footnoteRef/>
      </w:r>
      <w:r>
        <w:rPr>
          <w:rFonts w:eastAsia="Arial" w:cs="Arial" w:ascii="Arial" w:hAnsi="Arial"/>
          <w:color w:val="181B20"/>
          <w:sz w:val="21"/>
          <w:szCs w:val="21"/>
        </w:rPr>
        <w:tab/>
        <w:t>Source : concours territoriaux.fr</w:t>
      </w:r>
    </w:p>
  </w:footnote>
  <w:footnote w:id="10">
    <w:p>
      <w:pPr>
        <w:pStyle w:val="Notedebasdepage"/>
        <w:widowControl w:val="false"/>
        <w:spacing w:before="0" w:after="60"/>
        <w:rPr/>
      </w:pPr>
      <w:r>
        <w:rPr>
          <w:rStyle w:val="Caractresdenotedebasdepage"/>
        </w:rPr>
        <w:footnoteRef/>
      </w:r>
      <w:r>
        <w:rPr/>
        <w:tab/>
        <w:t xml:space="preserve"> </w:t>
      </w:r>
      <w:r>
        <w:rPr/>
        <w:t>Source : https://fr.wikipedia.org/wiki/Charg%C3%A9_de_communication</w:t>
      </w:r>
    </w:p>
  </w:footnote>
  <w:footnote w:id="11">
    <w:p>
      <w:pPr>
        <w:pStyle w:val="Notedebasdepage"/>
        <w:widowControl w:val="false"/>
        <w:spacing w:before="0" w:after="60"/>
        <w:rPr/>
      </w:pPr>
      <w:r>
        <w:rPr>
          <w:rStyle w:val="Caractresdenotedebasdepage"/>
        </w:rPr>
        <w:footnoteRef/>
      </w:r>
      <w:r>
        <w:rPr/>
        <w:tab/>
        <w:t xml:space="preserve"> </w:t>
      </w:r>
      <w:r>
        <w:rPr/>
        <w:t>Source : https://fr.wikipedia.org/wiki/G%C3%A9om%C3%A8tre-topographe</w:t>
      </w:r>
    </w:p>
  </w:footnote>
  <w:footnote w:id="12">
    <w:p>
      <w:pPr>
        <w:pStyle w:val="Notedebasdepage"/>
        <w:widowControl w:val="false"/>
        <w:spacing w:before="0" w:after="60"/>
        <w:rPr/>
      </w:pPr>
      <w:r>
        <w:rPr>
          <w:rStyle w:val="Caractresdenotedebasdepage"/>
        </w:rPr>
        <w:footnoteRef/>
      </w:r>
      <w:r>
        <w:rPr/>
        <w:tab/>
        <w:t xml:space="preserve"> </w:t>
      </w:r>
      <w:r>
        <w:rPr/>
        <w:t xml:space="preserve">Source : </w:t>
      </w:r>
      <w:hyperlink r:id="rId1" w:tgtFrame="https://www.legifrance.gouv.fr/loda/id/JORFTEXT000046441960/">
        <w:r>
          <w:rPr>
            <w:rStyle w:val="Lienhypertexte1"/>
          </w:rPr>
          <w:t>Arrêté du 4 octobre 2022 portant création du titre professionnel d'opérateur en détection de réseaux</w:t>
        </w:r>
      </w:hyperlink>
    </w:p>
  </w:footnote>
  <w:footnote w:id="13">
    <w:p>
      <w:pPr>
        <w:pStyle w:val="Corpsdetexte"/>
        <w:widowControl w:val="false"/>
        <w:spacing w:before="0" w:after="140"/>
        <w:jc w:val="both"/>
        <w:rPr/>
      </w:pPr>
      <w:r>
        <w:rPr>
          <w:rStyle w:val="Caractresdenotedebasdepage"/>
        </w:rPr>
        <w:footnoteRef/>
      </w:r>
      <w:r>
        <w:rPr/>
        <w:t xml:space="preserve"> </w:t>
      </w:r>
      <w:r>
        <w:rPr/>
        <w:t>Norme ISO 9834-8 :2008 Génération et enregistrement des identificateurs uniques universels (UUID) et utilisation de ces identificateurs comme composants d'identificateurs d'objets</w:t>
      </w:r>
    </w:p>
  </w:footnote>
  <w:footnote w:id="14">
    <w:p>
      <w:pPr>
        <w:pStyle w:val="Notedebasdepage"/>
        <w:widowControl w:val="false"/>
        <w:spacing w:before="0" w:after="60"/>
        <w:rPr/>
      </w:pPr>
      <w:r>
        <w:rPr>
          <w:rStyle w:val="Caractresdenotedebasdepage"/>
        </w:rPr>
        <w:footnoteRef/>
      </w:r>
      <w:r>
        <w:rPr/>
        <w:tab/>
        <w:t xml:space="preserve"> </w:t>
      </w:r>
      <w:r>
        <w:rPr/>
        <w:t>https://knowledge-base.inspire.ec.europa.eu/publications/inspire-data-specification-utility-and-government-services-technical-guidelines_en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10"/>
      <w:gridCol w:w="3210"/>
      <w:gridCol w:w="3210"/>
    </w:tblGrid>
    <w:tr>
      <w:trPr/>
      <w:tc>
        <w:tcPr>
          <w:tcW w:w="3210" w:type="dxa"/>
          <w:tcBorders/>
        </w:tcPr>
        <w:p>
          <w:pPr>
            <w:pStyle w:val="Entte"/>
            <w:widowControl w:val="false"/>
            <w:spacing w:before="0" w:after="60"/>
            <w:ind w:left="-115" w:hanging="0"/>
            <w:rPr/>
          </w:pPr>
          <w:r>
            <w:rPr/>
          </w:r>
        </w:p>
      </w:tc>
      <w:tc>
        <w:tcPr>
          <w:tcW w:w="3210" w:type="dxa"/>
          <w:tcBorders/>
        </w:tcPr>
        <w:p>
          <w:pPr>
            <w:pStyle w:val="Entte"/>
            <w:widowControl w:val="false"/>
            <w:spacing w:before="0" w:after="60"/>
            <w:jc w:val="center"/>
            <w:rPr/>
          </w:pPr>
          <w:r>
            <w:rPr/>
          </w:r>
        </w:p>
      </w:tc>
      <w:tc>
        <w:tcPr>
          <w:tcW w:w="3210" w:type="dxa"/>
          <w:tcBorders/>
        </w:tcPr>
        <w:p>
          <w:pPr>
            <w:pStyle w:val="Entte"/>
            <w:widowControl w:val="false"/>
            <w:spacing w:before="0" w:after="60"/>
            <w:ind w:right="-115" w:hanging="0"/>
            <w:jc w:val="right"/>
            <w:rPr/>
          </w:pPr>
          <w:r>
            <w:rPr/>
          </w:r>
        </w:p>
      </w:tc>
    </w:tr>
  </w:tbl>
  <w:p>
    <w:pPr>
      <w:pStyle w:val="Entte"/>
      <w:spacing w:before="0" w:after="60"/>
      <w:rPr/>
    </w:pPr>
    <w:r>
      <w:rPr/>
      <w:tab/>
      <w:t>Géostandard de réseaux StaR-Eau – V</w:t>
    </w:r>
    <w:del w:id="0" w:author="Auteur inconnu" w:date="2024-11-26T22:17:10Z">
      <w:r>
        <w:rPr/>
        <w:delText>1.0</w:delText>
      </w:r>
    </w:del>
    <w:ins w:id="1" w:author="Auteur inconnu" w:date="2024-11-26T22:17:10Z">
      <w:r>
        <w:rPr/>
        <w:t>2024</w:t>
      </w:r>
    </w:ins>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spacing w:before="0" w:after="6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10"/>
      <w:gridCol w:w="3210"/>
      <w:gridCol w:w="3210"/>
    </w:tblGrid>
    <w:tr>
      <w:trPr/>
      <w:tc>
        <w:tcPr>
          <w:tcW w:w="3210" w:type="dxa"/>
          <w:tcBorders/>
        </w:tcPr>
        <w:p>
          <w:pPr>
            <w:pStyle w:val="Entte"/>
            <w:widowControl w:val="false"/>
            <w:spacing w:before="0" w:after="60"/>
            <w:ind w:left="-115" w:hanging="0"/>
            <w:rPr/>
          </w:pPr>
          <w:r>
            <w:rPr/>
          </w:r>
        </w:p>
      </w:tc>
      <w:tc>
        <w:tcPr>
          <w:tcW w:w="3210" w:type="dxa"/>
          <w:tcBorders/>
        </w:tcPr>
        <w:p>
          <w:pPr>
            <w:pStyle w:val="Entte"/>
            <w:widowControl w:val="false"/>
            <w:spacing w:before="0" w:after="60"/>
            <w:jc w:val="center"/>
            <w:rPr/>
          </w:pPr>
          <w:r>
            <w:rPr/>
          </w:r>
        </w:p>
      </w:tc>
      <w:tc>
        <w:tcPr>
          <w:tcW w:w="3210" w:type="dxa"/>
          <w:tcBorders/>
        </w:tcPr>
        <w:p>
          <w:pPr>
            <w:pStyle w:val="Entte"/>
            <w:widowControl w:val="false"/>
            <w:spacing w:before="0" w:after="60"/>
            <w:ind w:right="-115" w:hanging="0"/>
            <w:jc w:val="right"/>
            <w:rPr/>
          </w:pPr>
          <w:r>
            <w:rPr/>
          </w:r>
        </w:p>
      </w:tc>
    </w:tr>
  </w:tbl>
  <w:p>
    <w:pPr>
      <w:pStyle w:val="Entte"/>
      <w:spacing w:before="0" w:after="60"/>
      <w:rPr/>
    </w:pPr>
    <w:r>
      <w:rPr/>
      <w:tab/>
      <w:t>Géostandard de réseaux StaR-Eau – V1.0</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10"/>
      <w:gridCol w:w="3210"/>
      <w:gridCol w:w="3210"/>
    </w:tblGrid>
    <w:tr>
      <w:trPr/>
      <w:tc>
        <w:tcPr>
          <w:tcW w:w="3210" w:type="dxa"/>
          <w:tcBorders/>
        </w:tcPr>
        <w:p>
          <w:pPr>
            <w:pStyle w:val="Entte"/>
            <w:widowControl w:val="false"/>
            <w:spacing w:before="0" w:after="60"/>
            <w:ind w:left="-115" w:hanging="0"/>
            <w:rPr/>
          </w:pPr>
          <w:r>
            <w:rPr/>
          </w:r>
        </w:p>
      </w:tc>
      <w:tc>
        <w:tcPr>
          <w:tcW w:w="3210" w:type="dxa"/>
          <w:tcBorders/>
        </w:tcPr>
        <w:p>
          <w:pPr>
            <w:pStyle w:val="Entte"/>
            <w:widowControl w:val="false"/>
            <w:spacing w:before="0" w:after="60"/>
            <w:jc w:val="center"/>
            <w:rPr/>
          </w:pPr>
          <w:r>
            <w:rPr/>
          </w:r>
        </w:p>
      </w:tc>
      <w:tc>
        <w:tcPr>
          <w:tcW w:w="3210" w:type="dxa"/>
          <w:tcBorders/>
        </w:tcPr>
        <w:p>
          <w:pPr>
            <w:pStyle w:val="Entte"/>
            <w:widowControl w:val="false"/>
            <w:spacing w:before="0" w:after="60"/>
            <w:ind w:right="-115" w:hanging="0"/>
            <w:jc w:val="right"/>
            <w:rPr/>
          </w:pPr>
          <w:r>
            <w:rPr/>
          </w:r>
        </w:p>
      </w:tc>
    </w:tr>
  </w:tbl>
  <w:p>
    <w:pPr>
      <w:pStyle w:val="Entte"/>
      <w:spacing w:before="0" w:after="60"/>
      <w:rPr/>
    </w:pPr>
    <w:r>
      <w:rPr/>
      <w:tab/>
      <w:t>Géostandard de réseaux StaR-Eau – V1.0</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spacing w:before="0" w:after="6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10"/>
      <w:gridCol w:w="3210"/>
      <w:gridCol w:w="3210"/>
    </w:tblGrid>
    <w:tr>
      <w:trPr/>
      <w:tc>
        <w:tcPr>
          <w:tcW w:w="3210" w:type="dxa"/>
          <w:tcBorders/>
        </w:tcPr>
        <w:p>
          <w:pPr>
            <w:pStyle w:val="Entte"/>
            <w:widowControl w:val="false"/>
            <w:spacing w:before="0" w:after="60"/>
            <w:ind w:left="-115" w:hanging="0"/>
            <w:rPr/>
          </w:pPr>
          <w:r>
            <w:rPr/>
          </w:r>
        </w:p>
      </w:tc>
      <w:tc>
        <w:tcPr>
          <w:tcW w:w="3210" w:type="dxa"/>
          <w:tcBorders/>
        </w:tcPr>
        <w:p>
          <w:pPr>
            <w:pStyle w:val="Entte"/>
            <w:widowControl w:val="false"/>
            <w:spacing w:before="0" w:after="60"/>
            <w:jc w:val="center"/>
            <w:rPr/>
          </w:pPr>
          <w:r>
            <w:rPr/>
          </w:r>
        </w:p>
      </w:tc>
      <w:tc>
        <w:tcPr>
          <w:tcW w:w="3210" w:type="dxa"/>
          <w:tcBorders/>
        </w:tcPr>
        <w:p>
          <w:pPr>
            <w:pStyle w:val="Entte"/>
            <w:widowControl w:val="false"/>
            <w:spacing w:before="0" w:after="60"/>
            <w:ind w:right="-115" w:hanging="0"/>
            <w:jc w:val="right"/>
            <w:rPr/>
          </w:pPr>
          <w:r>
            <w:rPr/>
          </w:r>
        </w:p>
      </w:tc>
    </w:tr>
  </w:tbl>
  <w:p>
    <w:pPr>
      <w:pStyle w:val="Entte"/>
      <w:spacing w:before="0" w:after="60"/>
      <w:rPr/>
    </w:pPr>
    <w:r>
      <w:rPr/>
      <w:tab/>
      <w:t>Géostandard de réseaux StaR-Eau – V1.0</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10"/>
      <w:gridCol w:w="3210"/>
      <w:gridCol w:w="3210"/>
    </w:tblGrid>
    <w:tr>
      <w:trPr/>
      <w:tc>
        <w:tcPr>
          <w:tcW w:w="3210" w:type="dxa"/>
          <w:tcBorders/>
        </w:tcPr>
        <w:p>
          <w:pPr>
            <w:pStyle w:val="Entte"/>
            <w:widowControl w:val="false"/>
            <w:spacing w:before="0" w:after="60"/>
            <w:ind w:left="-115" w:hanging="0"/>
            <w:rPr/>
          </w:pPr>
          <w:r>
            <w:rPr/>
          </w:r>
        </w:p>
      </w:tc>
      <w:tc>
        <w:tcPr>
          <w:tcW w:w="3210" w:type="dxa"/>
          <w:tcBorders/>
        </w:tcPr>
        <w:p>
          <w:pPr>
            <w:pStyle w:val="Entte"/>
            <w:widowControl w:val="false"/>
            <w:spacing w:before="0" w:after="60"/>
            <w:jc w:val="center"/>
            <w:rPr/>
          </w:pPr>
          <w:r>
            <w:rPr/>
          </w:r>
        </w:p>
      </w:tc>
      <w:tc>
        <w:tcPr>
          <w:tcW w:w="3210" w:type="dxa"/>
          <w:tcBorders/>
        </w:tcPr>
        <w:p>
          <w:pPr>
            <w:pStyle w:val="Entte"/>
            <w:widowControl w:val="false"/>
            <w:spacing w:before="0" w:after="60"/>
            <w:ind w:right="-115" w:hanging="0"/>
            <w:jc w:val="right"/>
            <w:rPr/>
          </w:pPr>
          <w:r>
            <w:rPr/>
          </w:r>
        </w:p>
      </w:tc>
    </w:tr>
  </w:tbl>
  <w:p>
    <w:pPr>
      <w:pStyle w:val="Entte"/>
      <w:spacing w:before="0" w:after="60"/>
      <w:rPr/>
    </w:pPr>
    <w:r>
      <w:rPr/>
      <w:tab/>
      <w:t>Géostandard de réseaux StaR-Eau – V1.0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360" w:hanging="360"/>
      </w:pPr>
      <w:rPr>
        <w:sz w:val="28"/>
        <w:szCs w:val="28"/>
        <w:rFonts w:ascii="Calibri Light" w:hAnsi="Calibri Light" w:cs="Calibri Light" w:asciiTheme="majorHAnsi" w:cstheme="majorHAnsi" w:hAnsiTheme="majorHAnsi"/>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revisionView w:insDel="0" w:formatting="0"/>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fr-FR"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false"/>
      <w:bidi w:val="0"/>
      <w:spacing w:before="0" w:after="60"/>
      <w:jc w:val="left"/>
    </w:pPr>
    <w:rPr>
      <w:rFonts w:ascii="Liberation Sans" w:hAnsi="Liberation Sans" w:eastAsia="NSimSun" w:cs="Lucida Sans"/>
      <w:color w:val="auto"/>
      <w:kern w:val="0"/>
      <w:sz w:val="22"/>
      <w:szCs w:val="24"/>
      <w:lang w:val="fr-FR" w:eastAsia="zh-CN" w:bidi="hi-IN"/>
    </w:rPr>
  </w:style>
  <w:style w:type="paragraph" w:styleId="Titre1">
    <w:name w:val="Heading 1"/>
    <w:basedOn w:val="Normal"/>
    <w:next w:val="Corpsdetexte"/>
    <w:link w:val="Titre1Car"/>
    <w:uiPriority w:val="9"/>
    <w:qFormat/>
    <w:pPr>
      <w:numPr>
        <w:ilvl w:val="0"/>
        <w:numId w:val="4"/>
      </w:numPr>
      <w:spacing w:before="240" w:after="120"/>
      <w:outlineLvl w:val="0"/>
    </w:pPr>
    <w:rPr>
      <w:b/>
      <w:bCs/>
      <w:sz w:val="36"/>
      <w:szCs w:val="36"/>
    </w:rPr>
  </w:style>
  <w:style w:type="paragraph" w:styleId="Titre2">
    <w:name w:val="Heading 2"/>
    <w:basedOn w:val="Normal"/>
    <w:next w:val="Corpsdetexte"/>
    <w:link w:val="Titre2Car"/>
    <w:uiPriority w:val="9"/>
    <w:unhideWhenUsed/>
    <w:qFormat/>
    <w:pPr>
      <w:numPr>
        <w:ilvl w:val="1"/>
        <w:numId w:val="4"/>
      </w:numPr>
      <w:spacing w:before="200" w:after="120"/>
      <w:outlineLvl w:val="1"/>
    </w:pPr>
    <w:rPr>
      <w:b/>
      <w:bCs/>
      <w:sz w:val="32"/>
      <w:szCs w:val="32"/>
    </w:rPr>
  </w:style>
  <w:style w:type="paragraph" w:styleId="Titre3">
    <w:name w:val="Heading 3"/>
    <w:basedOn w:val="Normal"/>
    <w:next w:val="Corpsdetexte"/>
    <w:link w:val="Titre3Car"/>
    <w:uiPriority w:val="9"/>
    <w:unhideWhenUsed/>
    <w:qFormat/>
    <w:pPr>
      <w:numPr>
        <w:ilvl w:val="2"/>
        <w:numId w:val="4"/>
      </w:numPr>
      <w:spacing w:before="360" w:after="120"/>
      <w:outlineLvl w:val="2"/>
    </w:pPr>
    <w:rPr>
      <w:b/>
      <w:bCs/>
      <w:sz w:val="28"/>
      <w:szCs w:val="28"/>
    </w:rPr>
  </w:style>
  <w:style w:type="paragraph" w:styleId="Titre4">
    <w:name w:val="Heading 4"/>
    <w:basedOn w:val="Normal"/>
    <w:next w:val="Normal"/>
    <w:link w:val="Titre4Car"/>
    <w:uiPriority w:val="9"/>
    <w:unhideWhenUsed/>
    <w:qFormat/>
    <w:pPr>
      <w:keepNext w:val="true"/>
      <w:keepLines/>
      <w:numPr>
        <w:ilvl w:val="3"/>
        <w:numId w:val="4"/>
      </w:numPr>
      <w:spacing w:before="240" w:after="240"/>
      <w:ind w:left="357" w:hanging="357"/>
      <w:outlineLvl w:val="3"/>
    </w:pPr>
    <w:rPr>
      <w:rFonts w:ascii="Calibri Light" w:hAnsi="Calibri Light" w:eastAsia="Arial" w:cs="Mangal" w:asciiTheme="majorHAnsi" w:eastAsiaTheme="majorEastAsia" w:hAnsiTheme="majorHAnsi"/>
      <w:i/>
      <w:iCs/>
      <w:sz w:val="28"/>
      <w:szCs w:val="21"/>
    </w:rPr>
  </w:style>
  <w:style w:type="paragraph" w:styleId="Titre5">
    <w:name w:val="Heading 5"/>
    <w:basedOn w:val="Normal"/>
    <w:next w:val="Normal"/>
    <w:link w:val="Titre5Car"/>
    <w:uiPriority w:val="9"/>
    <w:unhideWhenUsed/>
    <w:qFormat/>
    <w:pPr>
      <w:keepNext w:val="true"/>
      <w:keepLines/>
      <w:spacing w:before="320" w:after="200"/>
      <w:outlineLvl w:val="4"/>
    </w:pPr>
    <w:rPr>
      <w:rFonts w:ascii="Arial" w:hAnsi="Arial" w:eastAsia="Arial" w:cs="Arial"/>
      <w:b/>
      <w:bCs/>
    </w:rPr>
  </w:style>
  <w:style w:type="paragraph" w:styleId="Titre6">
    <w:name w:val="Heading 6"/>
    <w:basedOn w:val="Normal"/>
    <w:next w:val="Normal"/>
    <w:link w:val="Titre6Car"/>
    <w:uiPriority w:val="9"/>
    <w:unhideWhenUsed/>
    <w:qFormat/>
    <w:pPr>
      <w:keepNext w:val="true"/>
      <w:keepLines/>
      <w:spacing w:before="320" w:after="200"/>
      <w:outlineLvl w:val="5"/>
    </w:pPr>
    <w:rPr>
      <w:rFonts w:ascii="Arial" w:hAnsi="Arial" w:eastAsia="Arial" w:cs="Arial"/>
      <w:b/>
      <w:bCs/>
      <w:szCs w:val="22"/>
    </w:rPr>
  </w:style>
  <w:style w:type="paragraph" w:styleId="Titre7">
    <w:name w:val="Heading 7"/>
    <w:basedOn w:val="Normal"/>
    <w:next w:val="Normal"/>
    <w:link w:val="Titre7Car"/>
    <w:uiPriority w:val="9"/>
    <w:unhideWhenUsed/>
    <w:qFormat/>
    <w:pPr>
      <w:keepNext w:val="true"/>
      <w:keepLines/>
      <w:spacing w:before="320" w:after="200"/>
      <w:outlineLvl w:val="6"/>
    </w:pPr>
    <w:rPr>
      <w:rFonts w:ascii="Arial" w:hAnsi="Arial" w:eastAsia="Arial" w:cs="Arial"/>
      <w:b/>
      <w:bCs/>
      <w:i/>
      <w:iCs/>
      <w:szCs w:val="22"/>
    </w:rPr>
  </w:style>
  <w:style w:type="paragraph" w:styleId="Titre8">
    <w:name w:val="Heading 8"/>
    <w:basedOn w:val="Normal"/>
    <w:next w:val="Normal"/>
    <w:link w:val="Titre8Car"/>
    <w:uiPriority w:val="9"/>
    <w:unhideWhenUsed/>
    <w:qFormat/>
    <w:pPr>
      <w:keepNext w:val="true"/>
      <w:keepLines/>
      <w:spacing w:before="320" w:after="200"/>
      <w:outlineLvl w:val="7"/>
    </w:pPr>
    <w:rPr>
      <w:rFonts w:ascii="Arial" w:hAnsi="Arial" w:eastAsia="Arial" w:cs="Arial"/>
      <w:i/>
      <w:iCs/>
      <w:szCs w:val="22"/>
    </w:rPr>
  </w:style>
  <w:style w:type="paragraph" w:styleId="Titre9">
    <w:name w:val="Heading 9"/>
    <w:basedOn w:val="Normal"/>
    <w:next w:val="Normal"/>
    <w:link w:val="Titre9Car"/>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Pr>
      <w:rFonts w:ascii="Arial" w:hAnsi="Arial" w:eastAsia="Arial" w:cs="Arial"/>
      <w:color w:val="2F5496" w:themeColor="accent1" w:themeShade="bf"/>
      <w:sz w:val="40"/>
      <w:szCs w:val="40"/>
    </w:rPr>
  </w:style>
  <w:style w:type="character" w:styleId="Heading5Char" w:customStyle="1">
    <w:name w:val="Heading 5 Char"/>
    <w:basedOn w:val="DefaultParagraphFont"/>
    <w:uiPriority w:val="9"/>
    <w:qFormat/>
    <w:rPr>
      <w:rFonts w:ascii="Arial" w:hAnsi="Arial" w:eastAsia="Arial" w:cs="Arial"/>
      <w:color w:val="2F5496" w:themeColor="accent1" w:themeShade="bf"/>
    </w:rPr>
  </w:style>
  <w:style w:type="character" w:styleId="Heading6Char" w:customStyle="1">
    <w:name w:val="Heading 6 Char"/>
    <w:basedOn w:val="DefaultParagraphFont"/>
    <w:uiPriority w:val="9"/>
    <w:qFormat/>
    <w:rPr>
      <w:rFonts w:ascii="Arial" w:hAnsi="Arial" w:eastAsia="Arial" w:cs="Arial"/>
      <w:i/>
      <w:iCs/>
      <w:color w:val="595959" w:themeColor="text1" w:themeTint="a6"/>
    </w:rPr>
  </w:style>
  <w:style w:type="character" w:styleId="Heading7Char" w:customStyle="1">
    <w:name w:val="Heading 7 Char"/>
    <w:basedOn w:val="DefaultParagraphFont"/>
    <w:uiPriority w:val="9"/>
    <w:qFormat/>
    <w:rPr>
      <w:rFonts w:ascii="Arial" w:hAnsi="Arial" w:eastAsia="Arial" w:cs="Arial"/>
      <w:color w:val="595959" w:themeColor="text1" w:themeTint="a6"/>
    </w:rPr>
  </w:style>
  <w:style w:type="character" w:styleId="Heading8Char" w:customStyle="1">
    <w:name w:val="Heading 8 Char"/>
    <w:basedOn w:val="DefaultParagraphFont"/>
    <w:uiPriority w:val="9"/>
    <w:qFormat/>
    <w:rPr>
      <w:rFonts w:ascii="Arial" w:hAnsi="Arial" w:eastAsia="Arial" w:cs="Arial"/>
      <w:i/>
      <w:iCs/>
      <w:color w:val="272727" w:themeColor="text1" w:themeTint="d8"/>
    </w:rPr>
  </w:style>
  <w:style w:type="character" w:styleId="Heading9Char" w:customStyle="1">
    <w:name w:val="Heading 9 Char"/>
    <w:basedOn w:val="DefaultParagraphFont"/>
    <w:uiPriority w:val="9"/>
    <w:qFormat/>
    <w:rPr>
      <w:rFonts w:ascii="Arial" w:hAnsi="Arial" w:eastAsia="Arial" w:cs="Arial"/>
      <w:i/>
      <w:iCs/>
      <w:color w:val="272727" w:themeColor="text1" w:themeTint="d8"/>
    </w:rPr>
  </w:style>
  <w:style w:type="character" w:styleId="TitleChar" w:customStyle="1">
    <w:name w:val="Title Char"/>
    <w:basedOn w:val="DefaultParagraphFont"/>
    <w:uiPriority w:val="10"/>
    <w:qFormat/>
    <w:rPr>
      <w:rFonts w:ascii="Arial" w:hAnsi="Arial" w:eastAsia="Arial" w:cs="Arial"/>
      <w:spacing w:val="-10"/>
      <w:sz w:val="56"/>
      <w:szCs w:val="56"/>
    </w:rPr>
  </w:style>
  <w:style w:type="character" w:styleId="SubtitleChar" w:customStyle="1">
    <w:name w:val="Subtitle Char"/>
    <w:basedOn w:val="DefaultParagraphFont"/>
    <w:uiPriority w:val="11"/>
    <w:qFormat/>
    <w:rPr>
      <w:color w:val="595959" w:themeColor="text1" w:themeTint="a6"/>
      <w:spacing w:val="15"/>
      <w:sz w:val="28"/>
      <w:szCs w:val="28"/>
    </w:rPr>
  </w:style>
  <w:style w:type="character" w:styleId="QuoteChar" w:customStyle="1">
    <w:name w:val="Quote Char"/>
    <w:basedOn w:val="DefaultParagraphFont"/>
    <w:uiPriority w:val="29"/>
    <w:qFormat/>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styleId="IntenseQuoteChar" w:customStyle="1">
    <w:name w:val="Intense Quote Char"/>
    <w:basedOn w:val="DefaultParagraphFont"/>
    <w:uiPriority w:val="30"/>
    <w:qFormat/>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styleId="FootnoteTextChar" w:customStyle="1">
    <w:name w:val="Footnote Text Char"/>
    <w:basedOn w:val="DefaultParagraphFont"/>
    <w:uiPriority w:val="99"/>
    <w:semiHidden/>
    <w:qFormat/>
    <w:rPr>
      <w:sz w:val="20"/>
      <w:szCs w:val="20"/>
    </w:rPr>
  </w:style>
  <w:style w:type="character" w:styleId="Caractresdenotedebasdepage" w:customStyle="1">
    <w:name w:val="Caractères de note de bas de page"/>
    <w:qFormat/>
    <w:rPr/>
  </w:style>
  <w:style w:type="character" w:styleId="Ancredenotedebasdepage">
    <w:name w:val="Footnote Reference"/>
    <w:rPr>
      <w:vertAlign w:val="superscript"/>
    </w:rPr>
  </w:style>
  <w:style w:type="character" w:styleId="EndnoteTextChar" w:customStyle="1">
    <w:name w:val="Endnote Text Char"/>
    <w:basedOn w:val="DefaultParagraphFont"/>
    <w:uiPriority w:val="99"/>
    <w:semiHidden/>
    <w:qFormat/>
    <w:rPr>
      <w:sz w:val="20"/>
      <w:szCs w:val="20"/>
    </w:rPr>
  </w:style>
  <w:style w:type="character" w:styleId="Caractresdenotedefin" w:customStyle="1">
    <w:name w:val="Caractères de note de fin"/>
    <w:qFormat/>
    <w:rPr/>
  </w:style>
  <w:style w:type="character" w:styleId="Ancredenotedefin">
    <w:name w:val="Endnote Reference"/>
    <w:rPr>
      <w:vertAlign w:val="superscript"/>
    </w:rPr>
  </w:style>
  <w:style w:type="character" w:styleId="Titre1Car" w:customStyle="1">
    <w:name w:val="Titre 1 Car"/>
    <w:basedOn w:val="DefaultParagraphFont"/>
    <w:uiPriority w:val="9"/>
    <w:qFormat/>
    <w:rPr>
      <w:rFonts w:ascii="Arial" w:hAnsi="Arial" w:eastAsia="Arial" w:cs="Arial"/>
      <w:sz w:val="40"/>
      <w:szCs w:val="40"/>
    </w:rPr>
  </w:style>
  <w:style w:type="character" w:styleId="Heading2Char" w:customStyle="1">
    <w:name w:val="Heading 2 Char"/>
    <w:basedOn w:val="DefaultParagraphFont"/>
    <w:uiPriority w:val="9"/>
    <w:qFormat/>
    <w:rPr>
      <w:rFonts w:ascii="Arial" w:hAnsi="Arial" w:eastAsia="Arial" w:cs="Arial"/>
      <w:sz w:val="34"/>
    </w:rPr>
  </w:style>
  <w:style w:type="character" w:styleId="Heading3Char" w:customStyle="1">
    <w:name w:val="Heading 3 Char"/>
    <w:basedOn w:val="DefaultParagraphFont"/>
    <w:uiPriority w:val="9"/>
    <w:qFormat/>
    <w:rPr>
      <w:rFonts w:ascii="Arial" w:hAnsi="Arial" w:eastAsia="Arial" w:cs="Arial"/>
      <w:sz w:val="30"/>
      <w:szCs w:val="30"/>
    </w:rPr>
  </w:style>
  <w:style w:type="character" w:styleId="Heading4Char" w:customStyle="1">
    <w:name w:val="Heading 4 Char"/>
    <w:basedOn w:val="DefaultParagraphFont"/>
    <w:uiPriority w:val="9"/>
    <w:qFormat/>
    <w:rPr>
      <w:rFonts w:ascii="Arial" w:hAnsi="Arial" w:eastAsia="Arial" w:cs="Arial"/>
      <w:b/>
      <w:bCs/>
      <w:sz w:val="26"/>
      <w:szCs w:val="26"/>
    </w:rPr>
  </w:style>
  <w:style w:type="character" w:styleId="Titre5Car" w:customStyle="1">
    <w:name w:val="Titre 5 Car"/>
    <w:basedOn w:val="DefaultParagraphFont"/>
    <w:uiPriority w:val="9"/>
    <w:qFormat/>
    <w:rPr>
      <w:rFonts w:ascii="Arial" w:hAnsi="Arial" w:eastAsia="Arial" w:cs="Arial"/>
      <w:b/>
      <w:bCs/>
      <w:sz w:val="24"/>
      <w:szCs w:val="24"/>
    </w:rPr>
  </w:style>
  <w:style w:type="character" w:styleId="Titre6Car" w:customStyle="1">
    <w:name w:val="Titre 6 Car"/>
    <w:basedOn w:val="DefaultParagraphFont"/>
    <w:uiPriority w:val="9"/>
    <w:qFormat/>
    <w:rPr>
      <w:rFonts w:ascii="Arial" w:hAnsi="Arial" w:eastAsia="Arial" w:cs="Arial"/>
      <w:b/>
      <w:bCs/>
      <w:sz w:val="22"/>
      <w:szCs w:val="22"/>
    </w:rPr>
  </w:style>
  <w:style w:type="character" w:styleId="Titre7Car" w:customStyle="1">
    <w:name w:val="Titre 7 Car"/>
    <w:basedOn w:val="DefaultParagraphFont"/>
    <w:uiPriority w:val="9"/>
    <w:qFormat/>
    <w:rPr>
      <w:rFonts w:ascii="Arial" w:hAnsi="Arial" w:eastAsia="Arial" w:cs="Arial"/>
      <w:b/>
      <w:bCs/>
      <w:i/>
      <w:iCs/>
      <w:sz w:val="22"/>
      <w:szCs w:val="22"/>
    </w:rPr>
  </w:style>
  <w:style w:type="character" w:styleId="Titre8Car" w:customStyle="1">
    <w:name w:val="Titre 8 Car"/>
    <w:basedOn w:val="DefaultParagraphFont"/>
    <w:uiPriority w:val="9"/>
    <w:qFormat/>
    <w:rPr>
      <w:rFonts w:ascii="Arial" w:hAnsi="Arial" w:eastAsia="Arial" w:cs="Arial"/>
      <w:i/>
      <w:iCs/>
      <w:sz w:val="22"/>
      <w:szCs w:val="22"/>
    </w:rPr>
  </w:style>
  <w:style w:type="character" w:styleId="Titre9Car" w:customStyle="1">
    <w:name w:val="Titre 9 Car"/>
    <w:basedOn w:val="DefaultParagraphFont"/>
    <w:uiPriority w:val="9"/>
    <w:qFormat/>
    <w:rPr>
      <w:rFonts w:ascii="Arial" w:hAnsi="Arial" w:eastAsia="Arial" w:cs="Arial"/>
      <w:i/>
      <w:iCs/>
      <w:sz w:val="21"/>
      <w:szCs w:val="21"/>
    </w:rPr>
  </w:style>
  <w:style w:type="character" w:styleId="TitreCar" w:customStyle="1">
    <w:name w:val="Titre Car"/>
    <w:basedOn w:val="DefaultParagraphFont"/>
    <w:uiPriority w:val="10"/>
    <w:qFormat/>
    <w:rPr>
      <w:sz w:val="48"/>
      <w:szCs w:val="48"/>
    </w:rPr>
  </w:style>
  <w:style w:type="character" w:styleId="SoustitreCar" w:customStyle="1">
    <w:name w:val="Sous-titre Car"/>
    <w:basedOn w:val="DefaultParagraphFont"/>
    <w:uiPriority w:val="11"/>
    <w:qFormat/>
    <w:rPr>
      <w:sz w:val="24"/>
      <w:szCs w:val="24"/>
    </w:rPr>
  </w:style>
  <w:style w:type="character" w:styleId="CitationCar" w:customStyle="1">
    <w:name w:val="Citation Car"/>
    <w:link w:val="Quote"/>
    <w:uiPriority w:val="29"/>
    <w:qFormat/>
    <w:rPr>
      <w:i/>
    </w:rPr>
  </w:style>
  <w:style w:type="character" w:styleId="CitationintenseCar" w:customStyle="1">
    <w:name w:val="Citation intense Car"/>
    <w:link w:val="IntenseQuote"/>
    <w:uiPriority w:val="30"/>
    <w:qFormat/>
    <w:rPr>
      <w:i/>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character" w:styleId="PieddepageCar" w:customStyle="1">
    <w:name w:val="Pied de page Car"/>
    <w:uiPriority w:val="99"/>
    <w:qFormat/>
    <w:rPr/>
  </w:style>
  <w:style w:type="character" w:styleId="NotedebasdepageCar" w:customStyle="1">
    <w:name w:val="Note de bas de page Car"/>
    <w:uiPriority w:val="99"/>
    <w:qFormat/>
    <w:rPr>
      <w:sz w:val="18"/>
    </w:rPr>
  </w:style>
  <w:style w:type="character" w:styleId="NotedefinCar" w:customStyle="1">
    <w:name w:val="Note de fin Car"/>
    <w:uiPriority w:val="99"/>
    <w:qFormat/>
    <w:rPr>
      <w:sz w:val="20"/>
    </w:rPr>
  </w:style>
  <w:style w:type="character" w:styleId="Appeldenotedefin1" w:customStyle="1">
    <w:name w:val="Appel de note de fin1"/>
    <w:qFormat/>
    <w:rPr>
      <w:vertAlign w:val="superscript"/>
    </w:rPr>
  </w:style>
  <w:style w:type="character" w:styleId="EndnoteCharacters" w:customStyle="1">
    <w:name w:val="Endnote Characters"/>
    <w:basedOn w:val="DefaultParagraphFont"/>
    <w:uiPriority w:val="99"/>
    <w:semiHidden/>
    <w:unhideWhenUsed/>
    <w:qFormat/>
    <w:rPr>
      <w:vertAlign w:val="superscript"/>
    </w:rPr>
  </w:style>
  <w:style w:type="character" w:styleId="Lienhypertexte1" w:customStyle="1">
    <w:name w:val="Lien hypertexte1"/>
    <w:qFormat/>
    <w:rPr>
      <w:color w:val="000080"/>
      <w:u w:val="single"/>
    </w:rPr>
  </w:style>
  <w:style w:type="character" w:styleId="Sautdindex" w:customStyle="1">
    <w:name w:val="Saut d'index"/>
    <w:qFormat/>
    <w:rPr/>
  </w:style>
  <w:style w:type="character" w:styleId="Puces" w:customStyle="1">
    <w:name w:val="Puces"/>
    <w:qFormat/>
    <w:rPr>
      <w:rFonts w:ascii="OpenSymbol" w:hAnsi="OpenSymbol" w:eastAsia="OpenSymbol" w:cs="OpenSymbol"/>
    </w:rPr>
  </w:style>
  <w:style w:type="character" w:styleId="Strong">
    <w:name w:val="Strong"/>
    <w:basedOn w:val="DefaultParagraphFont"/>
    <w:uiPriority w:val="22"/>
    <w:qFormat/>
    <w:rPr>
      <w:b/>
      <w:bCs/>
    </w:rPr>
  </w:style>
  <w:style w:type="character" w:styleId="Numrodeligne1" w:customStyle="1">
    <w:name w:val="Numéro de ligne1"/>
    <w:qFormat/>
    <w:rPr/>
  </w:style>
  <w:style w:type="character" w:styleId="Appelnotedebasdep1" w:customStyle="1">
    <w:name w:val="Appel note de bas de p.1"/>
    <w:qFormat/>
    <w:rPr>
      <w:vertAlign w:val="superscript"/>
    </w:rPr>
  </w:style>
  <w:style w:type="character" w:styleId="CommentaireCar" w:customStyle="1">
    <w:name w:val="Commentaire Car"/>
    <w:basedOn w:val="DefaultParagraphFont"/>
    <w:link w:val="Annotationtext"/>
    <w:uiPriority w:val="99"/>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EntteCar" w:customStyle="1">
    <w:name w:val="En-tête Car"/>
    <w:basedOn w:val="DefaultParagraphFont"/>
    <w:uiPriority w:val="99"/>
    <w:qFormat/>
    <w:rPr/>
  </w:style>
  <w:style w:type="character" w:styleId="ObjetducommentaireCar" w:customStyle="1">
    <w:name w:val="Objet du commentaire Car"/>
    <w:basedOn w:val="CommentaireCar"/>
    <w:link w:val="Annotationsubject"/>
    <w:uiPriority w:val="99"/>
    <w:semiHidden/>
    <w:qFormat/>
    <w:rPr>
      <w:rFonts w:cs="Mangal"/>
      <w:b/>
      <w:bCs/>
      <w:sz w:val="20"/>
      <w:szCs w:val="18"/>
    </w:rPr>
  </w:style>
  <w:style w:type="character" w:styleId="InternetLink" w:customStyle="1">
    <w:name w:val="Internet Link"/>
    <w:basedOn w:val="DefaultParagraphFont"/>
    <w:uiPriority w:val="99"/>
    <w:unhideWhenUsed/>
    <w:qFormat/>
    <w:rPr>
      <w:color w:val="0563C1" w:themeColor="hyperlink"/>
      <w:u w:val="single"/>
    </w:rPr>
  </w:style>
  <w:style w:type="character" w:styleId="Mentionnonrsolue1" w:customStyle="1">
    <w:name w:val="Mention non résolue1"/>
    <w:basedOn w:val="DefaultParagraphFont"/>
    <w:uiPriority w:val="99"/>
    <w:semiHidden/>
    <w:unhideWhenUsed/>
    <w:qFormat/>
    <w:rPr>
      <w:color w:val="605E5C"/>
      <w:shd w:fill="E1DFDD" w:val="clear"/>
    </w:rPr>
  </w:style>
  <w:style w:type="character" w:styleId="Titre4Car" w:customStyle="1">
    <w:name w:val="Titre 4 Car"/>
    <w:basedOn w:val="DefaultParagraphFont"/>
    <w:uiPriority w:val="9"/>
    <w:qFormat/>
    <w:rPr>
      <w:rFonts w:ascii="Calibri Light" w:hAnsi="Calibri Light" w:eastAsia="Arial" w:cs="Mangal" w:asciiTheme="majorHAnsi" w:eastAsiaTheme="majorEastAsia" w:hAnsiTheme="majorHAnsi"/>
      <w:i/>
      <w:iCs/>
      <w:sz w:val="28"/>
      <w:szCs w:val="21"/>
    </w:rPr>
  </w:style>
  <w:style w:type="character" w:styleId="FootnoteCharacters" w:customStyle="1">
    <w:name w:val="Footnote Characters"/>
    <w:basedOn w:val="DefaultParagraphFont"/>
    <w:uiPriority w:val="99"/>
    <w:semiHidden/>
    <w:unhideWhenUsed/>
    <w:qFormat/>
    <w:rPr>
      <w:vertAlign w:val="superscript"/>
    </w:rPr>
  </w:style>
  <w:style w:type="character" w:styleId="Titre2Car" w:customStyle="1">
    <w:name w:val="Titre 2 Car"/>
    <w:basedOn w:val="DefaultParagraphFont"/>
    <w:uiPriority w:val="9"/>
    <w:qFormat/>
    <w:rPr>
      <w:rFonts w:ascii="Liberation Sans" w:hAnsi="Liberation Sans"/>
      <w:b/>
      <w:bCs/>
      <w:sz w:val="32"/>
      <w:szCs w:val="32"/>
    </w:rPr>
  </w:style>
  <w:style w:type="character" w:styleId="Titre3Car" w:customStyle="1">
    <w:name w:val="Titre 3 Car"/>
    <w:basedOn w:val="DefaultParagraphFont"/>
    <w:uiPriority w:val="9"/>
    <w:qFormat/>
    <w:rPr>
      <w:rFonts w:ascii="Liberation Sans" w:hAnsi="Liberation Sans"/>
      <w:b/>
      <w:bCs/>
      <w:sz w:val="28"/>
      <w:szCs w:val="28"/>
    </w:rPr>
  </w:style>
  <w:style w:type="character" w:styleId="CorpsdetexteCar" w:customStyle="1">
    <w:name w:val="Corps de texte Car"/>
    <w:basedOn w:val="DefaultParagraphFont"/>
    <w:qFormat/>
    <w:rPr>
      <w:rFonts w:ascii="Liberation Sans" w:hAnsi="Liberation Sans"/>
      <w:sz w:val="22"/>
    </w:rPr>
  </w:style>
  <w:style w:type="character" w:styleId="TitreattributsCar" w:customStyle="1">
    <w:name w:val="Titre attributs Car"/>
    <w:basedOn w:val="DefaultParagraphFont"/>
    <w:link w:val="Titreattributs"/>
    <w:qFormat/>
    <w:rPr>
      <w:rFonts w:ascii="Liberation Sans" w:hAnsi="Liberation Sans"/>
    </w:rPr>
  </w:style>
  <w:style w:type="character" w:styleId="Accentuation">
    <w:name w:val="Emphasis"/>
    <w:basedOn w:val="DefaultParagraphFont"/>
    <w:uiPriority w:val="20"/>
    <w:qFormat/>
    <w:rPr>
      <w:i/>
      <w:iCs/>
    </w:rPr>
  </w:style>
  <w:style w:type="character" w:styleId="PucesnumroCar" w:customStyle="1">
    <w:name w:val="Puces numéro Car"/>
    <w:basedOn w:val="DefaultParagraphFont"/>
    <w:link w:val="Pucesnumro"/>
    <w:qFormat/>
    <w:rPr>
      <w:rFonts w:ascii="marianne" w:hAnsi="marianne" w:cs="Calibri" w:cstheme="minorHAnsi"/>
    </w:rPr>
  </w:style>
  <w:style w:type="character" w:styleId="ContenudetableauCar" w:customStyle="1">
    <w:name w:val="Contenu de tableau Car"/>
    <w:basedOn w:val="DefaultParagraphFont"/>
    <w:link w:val="Contenudetableau"/>
    <w:qFormat/>
    <w:rPr>
      <w:rFonts w:ascii="Liberation Sans" w:hAnsi="Liberation Sans"/>
      <w:sz w:val="22"/>
    </w:rPr>
  </w:style>
  <w:style w:type="character" w:styleId="THCar" w:customStyle="1">
    <w:name w:val="TH Car"/>
    <w:basedOn w:val="ContenudetableauCar"/>
    <w:link w:val="TH"/>
    <w:qFormat/>
    <w:rPr>
      <w:rFonts w:ascii="Liberation Sans" w:hAnsi="Liberation Sans"/>
      <w:b/>
      <w:bCs/>
      <w:sz w:val="22"/>
    </w:rPr>
  </w:style>
  <w:style w:type="character" w:styleId="LienInternetvisit">
    <w:name w:val="FollowedHyperlink"/>
    <w:basedOn w:val="DefaultParagraphFont"/>
    <w:uiPriority w:val="99"/>
    <w:semiHidden/>
    <w:unhideWhenUsed/>
    <w:rPr>
      <w:color w:val="954F72" w:themeColor="followedHyperlink"/>
      <w:u w:val="single"/>
    </w:rPr>
  </w:style>
  <w:style w:type="character" w:styleId="LienInternet">
    <w:name w:val="Hyperlink"/>
    <w:basedOn w:val="DefaultParagraphFont"/>
    <w:uiPriority w:val="99"/>
    <w:unhideWhenUsed/>
    <w:rPr>
      <w:color w:val="0563C1" w:themeColor="hyperlink"/>
      <w:u w:val="single"/>
    </w:rPr>
  </w:style>
  <w:style w:type="character" w:styleId="TextedebullesCar" w:customStyle="1">
    <w:name w:val="Texte de bulles Car"/>
    <w:basedOn w:val="DefaultParagraphFont"/>
    <w:link w:val="BalloonText"/>
    <w:uiPriority w:val="99"/>
    <w:semiHidden/>
    <w:qFormat/>
    <w:rPr>
      <w:rFonts w:ascii="Times New Roman" w:hAnsi="Times New Roman" w:cs="Mangal"/>
      <w:sz w:val="18"/>
      <w:szCs w:val="16"/>
    </w:rPr>
  </w:style>
  <w:style w:type="character" w:styleId="Numrotationdelignes">
    <w:name w:val="Line Number"/>
    <w:rPr/>
  </w:style>
  <w:style w:type="paragraph" w:styleId="Titre">
    <w:name w:val="Titre"/>
    <w:basedOn w:val="Normal"/>
    <w:next w:val="Corpsdetexte"/>
    <w:qFormat/>
    <w:pPr>
      <w:keepNext w:val="true"/>
      <w:spacing w:before="240" w:after="120"/>
    </w:pPr>
    <w:rPr>
      <w:rFonts w:ascii="Liberation Sans" w:hAnsi="Liberation Sans" w:eastAsia="WenQuanYi Micro Hei" w:cs="FreeSans"/>
      <w:sz w:val="28"/>
      <w:szCs w:val="28"/>
    </w:rPr>
  </w:style>
  <w:style w:type="paragraph" w:styleId="Corpsdetexte">
    <w:name w:val="Body Text"/>
    <w:basedOn w:val="Normal"/>
    <w:link w:val="CorpsdetexteCar"/>
    <w:pPr>
      <w:spacing w:lineRule="auto" w:line="276"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link w:val="TitreCar"/>
    <w:uiPriority w:val="10"/>
    <w:qFormat/>
    <w:pPr>
      <w:jc w:val="center"/>
    </w:pPr>
    <w:rPr>
      <w:b/>
      <w:bCs/>
      <w:sz w:val="56"/>
      <w:szCs w:val="56"/>
    </w:rPr>
  </w:style>
  <w:style w:type="paragraph" w:styleId="Caption">
    <w:name w:val="caption"/>
    <w:basedOn w:val="Normal"/>
    <w:qFormat/>
    <w:pPr>
      <w:suppressLineNumbers/>
      <w:spacing w:before="120" w:after="120"/>
    </w:pPr>
    <w:rPr>
      <w:i/>
      <w:iCs/>
    </w:rPr>
  </w:style>
  <w:style w:type="paragraph" w:styleId="NoSpacing">
    <w:name w:val="No Spacing"/>
    <w:uiPriority w:val="1"/>
    <w:qFormat/>
    <w:pPr>
      <w:widowControl/>
      <w:bidi w:val="0"/>
      <w:spacing w:before="0" w:after="0"/>
      <w:jc w:val="left"/>
    </w:pPr>
    <w:rPr>
      <w:rFonts w:ascii="Liberation Serif" w:hAnsi="Liberation Serif" w:eastAsia="NSimSun" w:cs="Lucida Sans"/>
      <w:color w:val="auto"/>
      <w:kern w:val="0"/>
      <w:sz w:val="24"/>
      <w:szCs w:val="24"/>
      <w:lang w:val="fr-FR" w:eastAsia="zh-CN" w:bidi="hi-IN"/>
    </w:rPr>
  </w:style>
  <w:style w:type="paragraph" w:styleId="Quote">
    <w:name w:val="Quote"/>
    <w:basedOn w:val="Normal"/>
    <w:next w:val="Normal"/>
    <w:link w:val="CitationCar"/>
    <w:uiPriority w:val="29"/>
    <w:qFormat/>
    <w:pPr>
      <w:ind w:left="720" w:right="720" w:hanging="0"/>
    </w:pPr>
    <w:rPr>
      <w:i/>
    </w:rPr>
  </w:style>
  <w:style w:type="paragraph" w:styleId="IntenseQuot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Tableoffigures">
    <w:name w:val="table of figures"/>
    <w:basedOn w:val="Normal"/>
    <w:next w:val="Normal"/>
    <w:uiPriority w:val="99"/>
    <w:unhideWhenUsed/>
    <w:qFormat/>
    <w:pPr>
      <w:spacing w:before="0" w:after="0"/>
    </w:pPr>
    <w:rPr/>
  </w:style>
  <w:style w:type="paragraph" w:styleId="Contenudetableau" w:customStyle="1">
    <w:name w:val="Contenu de tableau"/>
    <w:basedOn w:val="Normal"/>
    <w:link w:val="ContenudetableauCar"/>
    <w:qFormat/>
    <w:pPr>
      <w:widowControl w:val="false"/>
      <w:suppressLineNumbers/>
    </w:pPr>
    <w:rPr/>
  </w:style>
  <w:style w:type="paragraph" w:styleId="Entteetpieddepage" w:customStyle="1">
    <w:name w:val="En-tête et pied de page"/>
    <w:basedOn w:val="Normal"/>
    <w:qFormat/>
    <w:pPr>
      <w:suppressLineNumbers/>
      <w:tabs>
        <w:tab w:val="clear" w:pos="709"/>
        <w:tab w:val="center" w:pos="4819" w:leader="none"/>
        <w:tab w:val="right" w:pos="9638" w:leader="none"/>
      </w:tabs>
    </w:pPr>
    <w:rPr/>
  </w:style>
  <w:style w:type="paragraph" w:styleId="Pieddepage">
    <w:name w:val="Footer"/>
    <w:basedOn w:val="Entteetpieddepage"/>
    <w:link w:val="PieddepageCar"/>
    <w:pPr/>
    <w:rPr/>
  </w:style>
  <w:style w:type="paragraph" w:styleId="Lignehorizontale" w:customStyle="1">
    <w:name w:val="Ligne horizontale"/>
    <w:basedOn w:val="Normal"/>
    <w:next w:val="Corpsdetexte"/>
    <w:qFormat/>
    <w:pPr>
      <w:suppressLineNumbers/>
      <w:pBdr>
        <w:bottom w:val="single" w:sz="2" w:space="0" w:color="808080"/>
      </w:pBdr>
      <w:spacing w:before="0" w:after="283"/>
    </w:pPr>
    <w:rPr>
      <w:sz w:val="12"/>
      <w:szCs w:val="12"/>
    </w:rPr>
  </w:style>
  <w:style w:type="paragraph" w:styleId="Titredetableau" w:customStyle="1">
    <w:name w:val="Titre de tableau"/>
    <w:basedOn w:val="Contenudetableau"/>
    <w:qFormat/>
    <w:pPr>
      <w:spacing w:before="120" w:after="120"/>
      <w:jc w:val="center"/>
    </w:pPr>
    <w:rPr>
      <w:b/>
      <w:bCs/>
    </w:rPr>
  </w:style>
  <w:style w:type="paragraph" w:styleId="Indexheading">
    <w:name w:val="index heading"/>
    <w:basedOn w:val="Normal"/>
    <w:qFormat/>
    <w:pPr>
      <w:suppressLineNumbers/>
    </w:pPr>
    <w:rPr>
      <w:b/>
      <w:bCs/>
      <w:sz w:val="32"/>
      <w:szCs w:val="32"/>
    </w:rPr>
  </w:style>
  <w:style w:type="paragraph" w:styleId="Indexlexicaltitre">
    <w:name w:val="Index Heading"/>
    <w:basedOn w:val="Titre"/>
    <w:pPr/>
    <w:rPr/>
  </w:style>
  <w:style w:type="paragraph" w:styleId="Titredetabledesmatires">
    <w:name w:val="TOC Heading"/>
    <w:basedOn w:val="Normal"/>
    <w:uiPriority w:val="39"/>
    <w:qFormat/>
    <w:pPr>
      <w:suppressLineNumbers/>
    </w:pPr>
    <w:rPr>
      <w:b/>
      <w:bCs/>
      <w:sz w:val="32"/>
      <w:szCs w:val="32"/>
    </w:rPr>
  </w:style>
  <w:style w:type="paragraph" w:styleId="Tabledesmatiresniveau1">
    <w:name w:val="TOC 1"/>
    <w:basedOn w:val="Index"/>
    <w:uiPriority w:val="39"/>
    <w:pPr>
      <w:spacing w:before="120" w:after="60"/>
    </w:pPr>
    <w:rPr>
      <w:rFonts w:ascii="Calibri" w:hAnsi="Calibri" w:cs="Calibri" w:asciiTheme="minorHAnsi" w:cstheme="minorHAnsi" w:hAnsiTheme="minorHAnsi"/>
      <w:b/>
      <w:bCs/>
      <w:i/>
      <w:iCs/>
      <w:sz w:val="24"/>
    </w:rPr>
  </w:style>
  <w:style w:type="paragraph" w:styleId="Tabledesmatiresniveau2">
    <w:name w:val="TOC 2"/>
    <w:basedOn w:val="Index"/>
    <w:uiPriority w:val="39"/>
    <w:pPr>
      <w:spacing w:before="120" w:after="60"/>
      <w:ind w:left="240" w:hanging="0"/>
    </w:pPr>
    <w:rPr>
      <w:rFonts w:ascii="Calibri" w:hAnsi="Calibri" w:cs="Calibri" w:asciiTheme="minorHAnsi" w:cstheme="minorHAnsi" w:hAnsiTheme="minorHAnsi"/>
      <w:b/>
      <w:bCs/>
      <w:szCs w:val="22"/>
    </w:rPr>
  </w:style>
  <w:style w:type="paragraph" w:styleId="Tabledesmatiresniveau3">
    <w:name w:val="TOC 3"/>
    <w:basedOn w:val="Index"/>
    <w:uiPriority w:val="39"/>
    <w:pPr>
      <w:ind w:left="480" w:hanging="0"/>
    </w:pPr>
    <w:rPr>
      <w:rFonts w:ascii="Calibri" w:hAnsi="Calibri" w:cs="Calibri" w:asciiTheme="minorHAnsi" w:cstheme="minorHAnsi" w:hAnsiTheme="minorHAnsi"/>
      <w:sz w:val="20"/>
      <w:szCs w:val="20"/>
    </w:rPr>
  </w:style>
  <w:style w:type="paragraph" w:styleId="Closing">
    <w:name w:val="Closing"/>
    <w:basedOn w:val="Normal"/>
    <w:next w:val="Corpsdetexte"/>
    <w:qFormat/>
    <w:pPr>
      <w:jc w:val="center"/>
    </w:pPr>
    <w:rPr>
      <w:b/>
      <w:bCs/>
      <w:sz w:val="32"/>
      <w:szCs w:val="32"/>
    </w:rPr>
  </w:style>
  <w:style w:type="paragraph" w:styleId="Titredindexdobjets" w:customStyle="1">
    <w:name w:val="Titre d'index d'objets"/>
    <w:basedOn w:val="Normal"/>
    <w:qFormat/>
    <w:pPr>
      <w:suppressLineNumbers/>
    </w:pPr>
    <w:rPr>
      <w:b/>
      <w:bCs/>
      <w:sz w:val="32"/>
      <w:szCs w:val="32"/>
    </w:rPr>
  </w:style>
  <w:style w:type="paragraph" w:styleId="Titredindexdetableaux" w:customStyle="1">
    <w:name w:val="Titre d'index de tableaux"/>
    <w:basedOn w:val="Normal"/>
    <w:qFormat/>
    <w:pPr>
      <w:suppressLineNumbers/>
    </w:pPr>
    <w:rPr>
      <w:b/>
      <w:bCs/>
      <w:sz w:val="32"/>
      <w:szCs w:val="32"/>
    </w:rPr>
  </w:style>
  <w:style w:type="paragraph" w:styleId="Soustitre">
    <w:name w:val="Subtitle"/>
    <w:basedOn w:val="Normal"/>
    <w:next w:val="Corpsdetexte"/>
    <w:link w:val="SoustitreCar"/>
    <w:uiPriority w:val="11"/>
    <w:qFormat/>
    <w:pPr>
      <w:spacing w:before="60" w:after="120"/>
      <w:jc w:val="center"/>
    </w:pPr>
    <w:rPr>
      <w:sz w:val="36"/>
      <w:szCs w:val="36"/>
    </w:rPr>
  </w:style>
  <w:style w:type="paragraph" w:styleId="PagedegardeVersion" w:customStyle="1">
    <w:name w:val="Page de garde - Version"/>
    <w:basedOn w:val="Corpsdetexte"/>
    <w:qFormat/>
    <w:pPr>
      <w:jc w:val="center"/>
    </w:pPr>
    <w:rPr/>
  </w:style>
  <w:style w:type="paragraph" w:styleId="Titreentte" w:customStyle="1">
    <w:name w:val="Titre - entête"/>
    <w:basedOn w:val="Normal"/>
    <w:qFormat/>
    <w:pPr>
      <w:spacing w:before="0" w:after="120"/>
    </w:pPr>
    <w:rPr>
      <w:b/>
      <w:sz w:val="28"/>
    </w:rPr>
  </w:style>
  <w:style w:type="paragraph" w:styleId="Titredesoustableau" w:customStyle="1">
    <w:name w:val="Titre de sous-tableau"/>
    <w:basedOn w:val="Titredetableau"/>
    <w:qFormat/>
    <w:pPr/>
    <w:rPr>
      <w:sz w:val="18"/>
    </w:rPr>
  </w:style>
  <w:style w:type="paragraph" w:styleId="Contenudesoustableau" w:customStyle="1">
    <w:name w:val="Contenu de sous-tableau"/>
    <w:basedOn w:val="Contenudetableau"/>
    <w:qFormat/>
    <w:pPr/>
    <w:rPr>
      <w:sz w:val="18"/>
    </w:rPr>
  </w:style>
  <w:style w:type="paragraph" w:styleId="Notedebasdepage">
    <w:name w:val="Footnote Text"/>
    <w:basedOn w:val="Normal"/>
    <w:link w:val="NotedebasdepageCar"/>
    <w:pPr>
      <w:suppressLineNumbers/>
      <w:ind w:left="340" w:hanging="340"/>
    </w:pPr>
    <w:rPr>
      <w:sz w:val="20"/>
      <w:szCs w:val="20"/>
    </w:rPr>
  </w:style>
  <w:style w:type="paragraph" w:styleId="Notedefin">
    <w:name w:val="Endnote Text"/>
    <w:basedOn w:val="Normal"/>
    <w:link w:val="NotedefinCar"/>
    <w:pPr>
      <w:suppressLineNumbers/>
      <w:ind w:left="340" w:hanging="340"/>
    </w:pPr>
    <w:rPr>
      <w:sz w:val="20"/>
      <w:szCs w:val="20"/>
    </w:rPr>
  </w:style>
  <w:style w:type="paragraph" w:styleId="Annotationtext">
    <w:name w:val="annotation text"/>
    <w:basedOn w:val="Normal"/>
    <w:link w:val="CommentaireCar"/>
    <w:uiPriority w:val="99"/>
    <w:unhideWhenUsed/>
    <w:qFormat/>
    <w:pPr/>
    <w:rPr>
      <w:rFonts w:cs="Mangal"/>
      <w:sz w:val="20"/>
      <w:szCs w:val="18"/>
    </w:rPr>
  </w:style>
  <w:style w:type="paragraph" w:styleId="Revision">
    <w:name w:val="Revision"/>
    <w:uiPriority w:val="99"/>
    <w:semiHidden/>
    <w:qFormat/>
    <w:pPr>
      <w:widowControl/>
      <w:bidi w:val="0"/>
      <w:spacing w:before="0" w:after="0"/>
      <w:jc w:val="left"/>
    </w:pPr>
    <w:rPr>
      <w:rFonts w:cs="Mangal" w:ascii="Liberation Serif" w:hAnsi="Liberation Serif" w:eastAsia="NSimSun"/>
      <w:color w:val="auto"/>
      <w:kern w:val="0"/>
      <w:sz w:val="24"/>
      <w:szCs w:val="21"/>
      <w:lang w:val="fr-FR" w:eastAsia="zh-CN" w:bidi="hi-IN"/>
    </w:rPr>
  </w:style>
  <w:style w:type="paragraph" w:styleId="Entte">
    <w:name w:val="Header"/>
    <w:basedOn w:val="Normal"/>
    <w:link w:val="EntteCar"/>
    <w:uiPriority w:val="99"/>
    <w:unhideWhenUsed/>
    <w:pPr>
      <w:tabs>
        <w:tab w:val="clear" w:pos="709"/>
        <w:tab w:val="center" w:pos="4680" w:leader="none"/>
        <w:tab w:val="right" w:pos="9360" w:leader="none"/>
      </w:tabs>
    </w:pPr>
    <w:rPr/>
  </w:style>
  <w:style w:type="paragraph" w:styleId="Annotationsubject">
    <w:name w:val="annotation subject"/>
    <w:basedOn w:val="Annotationtext"/>
    <w:next w:val="Annotationtext"/>
    <w:link w:val="ObjetducommentaireCar"/>
    <w:uiPriority w:val="99"/>
    <w:semiHidden/>
    <w:unhideWhenUsed/>
    <w:qFormat/>
    <w:pPr/>
    <w:rPr>
      <w:b/>
      <w:bCs/>
    </w:rPr>
  </w:style>
  <w:style w:type="paragraph" w:styleId="ListParagraph">
    <w:name w:val="List Paragraph"/>
    <w:basedOn w:val="Normal"/>
    <w:uiPriority w:val="34"/>
    <w:qFormat/>
    <w:pPr>
      <w:spacing w:before="0" w:after="60"/>
      <w:ind w:left="720" w:hanging="0"/>
      <w:contextualSpacing/>
    </w:pPr>
    <w:rPr>
      <w:rFonts w:cs="Mangal"/>
      <w:szCs w:val="21"/>
    </w:rPr>
  </w:style>
  <w:style w:type="paragraph" w:styleId="Tabledesmatiresniveau4">
    <w:name w:val="TOC 4"/>
    <w:basedOn w:val="Normal"/>
    <w:next w:val="Normal"/>
    <w:uiPriority w:val="39"/>
    <w:unhideWhenUsed/>
    <w:pPr>
      <w:ind w:left="720" w:hanging="0"/>
    </w:pPr>
    <w:rPr>
      <w:rFonts w:ascii="Calibri" w:hAnsi="Calibri" w:cs="Calibri" w:asciiTheme="minorHAnsi" w:cstheme="minorHAnsi" w:hAnsiTheme="minorHAnsi"/>
      <w:sz w:val="20"/>
      <w:szCs w:val="20"/>
    </w:rPr>
  </w:style>
  <w:style w:type="paragraph" w:styleId="Titreattributs" w:customStyle="1">
    <w:name w:val="Titre attributs"/>
    <w:basedOn w:val="Normal"/>
    <w:link w:val="TitreattributsCar"/>
    <w:qFormat/>
    <w:pPr>
      <w:spacing w:before="120" w:after="120"/>
      <w:ind w:left="851" w:hanging="0"/>
    </w:pPr>
    <w:rPr/>
  </w:style>
  <w:style w:type="paragraph" w:styleId="Msonormal" w:customStyle="1">
    <w:name w:val="msonormal"/>
    <w:basedOn w:val="Normal"/>
    <w:qFormat/>
    <w:pPr>
      <w:spacing w:beforeAutospacing="1" w:afterAutospacing="1"/>
    </w:pPr>
    <w:rPr>
      <w:rFonts w:ascii="Times New Roman" w:hAnsi="Times New Roman" w:eastAsia="Times New Roman" w:cs="Times New Roman"/>
      <w:lang w:eastAsia="fr-FR" w:bidi="ar-SA"/>
    </w:rPr>
  </w:style>
  <w:style w:type="paragraph" w:styleId="Tabledesmatiresniveau5">
    <w:name w:val="TOC 5"/>
    <w:basedOn w:val="Normal"/>
    <w:next w:val="Normal"/>
    <w:uiPriority w:val="39"/>
    <w:unhideWhenUsed/>
    <w:pPr>
      <w:ind w:left="960" w:hanging="0"/>
    </w:pPr>
    <w:rPr>
      <w:rFonts w:ascii="Calibri" w:hAnsi="Calibri" w:cs="Calibri" w:asciiTheme="minorHAnsi" w:cstheme="minorHAnsi" w:hAnsiTheme="minorHAnsi"/>
      <w:sz w:val="20"/>
      <w:szCs w:val="20"/>
    </w:rPr>
  </w:style>
  <w:style w:type="paragraph" w:styleId="Tabledesmatiresniveau6">
    <w:name w:val="TOC 6"/>
    <w:basedOn w:val="Normal"/>
    <w:next w:val="Normal"/>
    <w:uiPriority w:val="39"/>
    <w:unhideWhenUsed/>
    <w:pPr>
      <w:ind w:left="1200" w:hanging="0"/>
    </w:pPr>
    <w:rPr>
      <w:rFonts w:ascii="Calibri" w:hAnsi="Calibri" w:cs="Calibri" w:asciiTheme="minorHAnsi" w:cstheme="minorHAnsi" w:hAnsiTheme="minorHAnsi"/>
      <w:sz w:val="20"/>
      <w:szCs w:val="20"/>
    </w:rPr>
  </w:style>
  <w:style w:type="paragraph" w:styleId="Tabledesmatiresniveau7">
    <w:name w:val="TOC 7"/>
    <w:basedOn w:val="Normal"/>
    <w:next w:val="Normal"/>
    <w:uiPriority w:val="39"/>
    <w:unhideWhenUsed/>
    <w:pPr>
      <w:ind w:left="1440" w:hanging="0"/>
    </w:pPr>
    <w:rPr>
      <w:rFonts w:ascii="Calibri" w:hAnsi="Calibri" w:cs="Calibri" w:asciiTheme="minorHAnsi" w:cstheme="minorHAnsi" w:hAnsiTheme="minorHAnsi"/>
      <w:sz w:val="20"/>
      <w:szCs w:val="20"/>
    </w:rPr>
  </w:style>
  <w:style w:type="paragraph" w:styleId="Tabledesmatiresniveau8">
    <w:name w:val="TOC 8"/>
    <w:basedOn w:val="Normal"/>
    <w:next w:val="Normal"/>
    <w:uiPriority w:val="39"/>
    <w:unhideWhenUsed/>
    <w:pPr>
      <w:ind w:left="1680" w:hanging="0"/>
    </w:pPr>
    <w:rPr>
      <w:rFonts w:ascii="Calibri" w:hAnsi="Calibri" w:cs="Calibri" w:asciiTheme="minorHAnsi" w:cstheme="minorHAnsi" w:hAnsiTheme="minorHAnsi"/>
      <w:sz w:val="20"/>
      <w:szCs w:val="20"/>
    </w:rPr>
  </w:style>
  <w:style w:type="paragraph" w:styleId="Tabledesmatiresniveau9">
    <w:name w:val="TOC 9"/>
    <w:basedOn w:val="Normal"/>
    <w:next w:val="Normal"/>
    <w:uiPriority w:val="39"/>
    <w:unhideWhenUsed/>
    <w:pPr>
      <w:ind w:left="1920" w:hanging="0"/>
    </w:pPr>
    <w:rPr>
      <w:rFonts w:ascii="Calibri" w:hAnsi="Calibri" w:cs="Calibri" w:asciiTheme="minorHAnsi" w:cstheme="minorHAnsi" w:hAnsiTheme="minorHAnsi"/>
      <w:sz w:val="20"/>
      <w:szCs w:val="20"/>
    </w:rPr>
  </w:style>
  <w:style w:type="paragraph" w:styleId="Pucesnumro" w:customStyle="1">
    <w:name w:val="Puces numéro"/>
    <w:basedOn w:val="Normal"/>
    <w:link w:val="PucesnumroCar"/>
    <w:qFormat/>
    <w:pPr>
      <w:numPr>
        <w:ilvl w:val="0"/>
        <w:numId w:val="12"/>
      </w:numPr>
      <w:spacing w:before="0" w:after="200"/>
    </w:pPr>
    <w:rPr>
      <w:rFonts w:ascii="marianne" w:hAnsi="marianne" w:cs="Calibri" w:cstheme="minorHAnsi"/>
    </w:rPr>
  </w:style>
  <w:style w:type="paragraph" w:styleId="TH" w:customStyle="1">
    <w:name w:val="TH"/>
    <w:basedOn w:val="Contenudetableau"/>
    <w:link w:val="THCar"/>
    <w:qFormat/>
    <w:pPr>
      <w:jc w:val="center"/>
    </w:pPr>
    <w:rPr>
      <w:b/>
      <w:bCs/>
    </w:rPr>
  </w:style>
  <w:style w:type="paragraph" w:styleId="BalloonText">
    <w:name w:val="Balloon Text"/>
    <w:basedOn w:val="Normal"/>
    <w:link w:val="TextedebullesCar"/>
    <w:uiPriority w:val="99"/>
    <w:semiHidden/>
    <w:unhideWhenUsed/>
    <w:qFormat/>
    <w:pPr>
      <w:spacing w:before="0" w:after="0"/>
    </w:pPr>
    <w:rPr>
      <w:rFonts w:ascii="Times New Roman" w:hAnsi="Times New Roman" w:cs="Mangal"/>
      <w:sz w:val="18"/>
      <w:szCs w:val="16"/>
    </w:rPr>
  </w:style>
  <w:style w:type="numbering" w:styleId="NoList" w:default="1">
    <w:name w:val="No List"/>
    <w:uiPriority w:val="99"/>
    <w:semiHidden/>
    <w:unhideWhenUsed/>
    <w:qFormat/>
  </w:style>
  <w:style w:type="numbering" w:styleId="Pasdeliste" w:customStyle="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GridLight">
    <w:name w:val="Table Grid Light"/>
    <w:basedOn w:val="TableauNormal"/>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Tableausimple1">
    <w:name w:val="Plain Table 1"/>
    <w:basedOn w:val="TableauNormal"/>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b/>
        <w:sz w:val="22"/>
      </w:rPr>
      <w:tblPr/>
    </w:tblStylePr>
    <w:tblStylePr w:type="lastRow">
      <w:rPr>
        <w:b/>
        <w:sz w:val="22"/>
      </w:rPr>
      <w:tblPr/>
    </w:tblStylePr>
    <w:tblStylePr w:type="firstCol">
      <w:rPr>
        <w:b/>
        <w:sz w:val="22"/>
      </w:rPr>
      <w:tblPr/>
    </w:tblStylePr>
    <w:tblStylePr w:type="lastCol">
      <w:rPr>
        <w:b/>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styleId="Tableausimple2">
    <w:name w:val="Plain Table 2"/>
    <w:basedOn w:val="TableauNormal"/>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b/>
        <w:sz w:val="22"/>
      </w:rPr>
      <w:tblPr/>
      <w:tcPr>
        <w:tcBorders>
          <w:top w:val="single" w:color="000000" w:themeColor="text1" w:sz="4" w:space="0"/>
          <w:bottom w:val="single" w:color="000000" w:themeColor="text1" w:sz="4" w:space="0"/>
        </w:tcBorders>
      </w:tcPr>
    </w:tblStylePr>
    <w:tblStylePr w:type="lastRow">
      <w:rPr>
        <w:b/>
        <w:sz w:val="22"/>
      </w:rPr>
      <w:tblPr/>
    </w:tblStylePr>
    <w:tblStylePr w:type="firstCol">
      <w:rPr>
        <w:b/>
        <w:sz w:val="22"/>
      </w:rPr>
      <w:tblPr/>
    </w:tblStylePr>
    <w:tblStylePr w:type="lastCol">
      <w:rPr>
        <w:b/>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leausimple3">
    <w:name w:val="Plain Table 3"/>
    <w:basedOn w:val="TableauNormal"/>
    <w:uiPriority w:val="99"/>
    <w:tblPr>
      <w:tblStyleRowBandSize w:val="1"/>
      <w:tblStyleColBandSize w:val="1"/>
    </w:tbl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Row">
      <w:rPr>
        <w:b/>
        <w:caps/>
      </w:rPr>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lastCol">
      <w:rPr>
        <w:b/>
        <w:caps/>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eausimple4">
    <w:name w:val="Plain Table 4"/>
    <w:basedOn w:val="TableauNormal"/>
    <w:uiPriority w:val="99"/>
    <w:tblPr>
      <w:tblStyleRowBandSize w:val="1"/>
      <w:tblStyleColBandSize w:val="1"/>
    </w:tblPr>
    <w:tblStylePr w:type="firstRow">
      <w:rPr>
        <w:b/>
      </w:rPr>
      <w:tblPr/>
    </w:tblStylePr>
    <w:tblStylePr w:type="lastRow">
      <w:rPr>
        <w:b/>
      </w:rPr>
      <w:tblPr/>
    </w:tblStylePr>
    <w:tblStylePr w:type="firstCol">
      <w:rPr>
        <w:b/>
      </w:rPr>
      <w:tblPr/>
    </w:tblStylePr>
    <w:tblStylePr w:type="lastCol">
      <w:rPr>
        <w:b/>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eausimple5">
    <w:name w:val="Plain Table 5"/>
    <w:basedOn w:val="TableauNormal"/>
    <w:uiPriority w:val="99"/>
    <w:tblPr>
      <w:tblStyleRowBandSize w:val="1"/>
      <w:tblStyleColBandSize w:val="1"/>
    </w:tblPr>
    <w:tblStylePr w:type="firstRow">
      <w:rPr>
        <w:i/>
      </w:rPr>
      <w:tblPr/>
      <w:tcPr>
        <w:tcBorders>
          <w:left w:val="none" w:color="000000" w:sz="4" w:space="0"/>
          <w:bottom w:val="single" w:color="404040" w:sz="4" w:space="0"/>
          <w:right w:val="none" w:color="000000" w:sz="4" w:space="0"/>
        </w:tcBorders>
        <w:shd w:val="clear" w:color="FFFFFF" w:fill="auto"/>
      </w:tcPr>
    </w:tblStylePr>
    <w:tblStylePr w:type="lastRow">
      <w:rPr>
        <w:i/>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rPr>
      <w:tblPr/>
      <w:tcPr>
        <w:tcBorders>
          <w:right w:val="single" w:color="404040" w:sz="4" w:space="0"/>
        </w:tcBorders>
        <w:shd w:val="clear" w:color="FFFFFF" w:fill="auto"/>
      </w:tcPr>
    </w:tblStylePr>
    <w:tblStylePr w:type="lastCol">
      <w:rPr>
        <w:i/>
      </w:rPr>
      <w:tblPr/>
      <w:tcPr>
        <w:tcBorders>
          <w:left w:val="single" w:color="404040" w:sz="4" w:space="0"/>
        </w:tcBorders>
        <w:shd w:val="clear" w:color="FFFFFF" w:fill="auto"/>
      </w:tc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eauGrille1Clair">
    <w:name w:val="Grid Table 1 Light"/>
    <w:basedOn w:val="TableauNormal"/>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rPr>
      <w:tblPr/>
      <w:tcPr>
        <w:tcBorders>
          <w:bottom w:val="single" w:color="000000" w:themeColor="tex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style>
  <w:style w:type="table" w:customStyle="1" w:styleId="GridTable1Light-Accent1">
    <w:name w:val="Grid Table 1 Light - Accent 1"/>
    <w:basedOn w:val="TableauNormal"/>
    <w:uiPriority w:val="99"/>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b/>
      </w:rPr>
      <w:tblPr/>
      <w:tcPr>
        <w:tcBorders>
          <w:bottom w:val="single" w:color="4472C4" w:themeColor="accen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tblStylePr>
  </w:style>
  <w:style w:type="table" w:customStyle="1" w:styleId="GridTable1Light-Accent2">
    <w:name w:val="Grid Table 1 Light - Accent 2"/>
    <w:basedOn w:val="TableauNormal"/>
    <w:uiPriority w:val="99"/>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rPr>
      <w:tblPr/>
      <w:tcPr>
        <w:tcBorders>
          <w:bottom w:val="single" w:color="ED7D31" w:themeColor="accent2"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style>
  <w:style w:type="table" w:customStyle="1" w:styleId="GridTable1Light-Accent3">
    <w:name w:val="Grid Table 1 Light - Accent 3"/>
    <w:basedOn w:val="TableauNormal"/>
    <w:uiPriority w:val="99"/>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rPr>
      <w:tblPr/>
      <w:tcPr>
        <w:tcBorders>
          <w:bottom w:val="single" w:color="A5A5A5" w:themeColor="accent3"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style>
  <w:style w:type="table" w:customStyle="1" w:styleId="GridTable1Light-Accent4">
    <w:name w:val="Grid Table 1 Light - Accent 4"/>
    <w:basedOn w:val="TableauNormal"/>
    <w:uiPriority w:val="99"/>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rPr>
      <w:tblPr/>
      <w:tcPr>
        <w:tcBorders>
          <w:bottom w:val="single" w:color="FFC000" w:themeColor="accent4"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style>
  <w:style w:type="table" w:customStyle="1" w:styleId="GridTable1Light-Accent5">
    <w:name w:val="Grid Table 1 Light - Accent 5"/>
    <w:basedOn w:val="TableauNormal"/>
    <w:uiPriority w:val="99"/>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b/>
      </w:rPr>
      <w:tblPr/>
      <w:tcPr>
        <w:tcBorders>
          <w:bottom w:val="single" w:color="5B9BD5" w:themeColor="accent5"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style>
  <w:style w:type="table" w:customStyle="1" w:styleId="GridTable1Light-Accent6">
    <w:name w:val="Grid Table 1 Light - Accent 6"/>
    <w:basedOn w:val="TableauNormal"/>
    <w:uiPriority w:val="99"/>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rPr>
      <w:tblPr/>
      <w:tcPr>
        <w:tcBorders>
          <w:bottom w:val="single" w:color="70AD47" w:themeColor="accent6"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style>
  <w:style w:type="table" w:styleId="TableauGrille2">
    <w:name w:val="Grid Table 2"/>
    <w:basedOn w:val="TableauNormal"/>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fill="auto"/>
      </w:tc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rPr>
      <w:tblPr/>
      <w:tcPr>
        <w:tcBorders>
          <w:top w:val="none" w:color="000000" w:sz="4" w:space="0"/>
          <w:left w:val="none" w:color="000000" w:sz="4" w:space="0"/>
          <w:bottom w:val="single" w:color="4472C4" w:themeColor="accent1" w:sz="12" w:space="0"/>
          <w:right w:val="none" w:color="000000" w:sz="4" w:space="0"/>
        </w:tcBorders>
        <w:shd w:val="clear" w:color="FFFFFF" w:fill="auto"/>
      </w:tcPr>
    </w:tblStylePr>
    <w:tblStylePr w:type="lastRow">
      <w:rPr>
        <w:b/>
      </w:rPr>
      <w:tblPr/>
      <w:tcPr>
        <w:tcBorders>
          <w:top w:val="single" w:color="4472C4" w:themeColor="accen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8E2F3" w:fill="D8E2F3" w:themeFill="accent1" w:themeFillTint="34"/>
      </w:tcPr>
    </w:tblStylePr>
    <w:tblStylePr w:type="band1Horz">
      <w:rPr>
        <w:sz w:val="22"/>
      </w:rPr>
      <w:tblPr/>
      <w:tcPr>
        <w:shd w:val="clear" w:color="D8E2F3" w:fill="D8E2F3"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single" w:color="ED7D31" w:themeColor="accent2" w:sz="12" w:space="0"/>
          <w:right w:val="none" w:color="000000" w:sz="4" w:space="0"/>
        </w:tcBorders>
        <w:shd w:val="clear" w:color="FFFFFF" w:fill="auto"/>
      </w:tcPr>
    </w:tblStylePr>
    <w:tblStylePr w:type="lastRow">
      <w:rPr>
        <w:b/>
      </w:rPr>
      <w:tblPr/>
      <w:tcPr>
        <w:tcBorders>
          <w:top w:val="single" w:color="ED7D31" w:themeColor="accent2"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single" w:color="FFC000" w:themeColor="accent4" w:sz="12" w:space="0"/>
          <w:right w:val="none" w:color="000000" w:sz="4" w:space="0"/>
        </w:tcBorders>
        <w:shd w:val="clear" w:color="FFFFFF" w:fill="auto"/>
      </w:tcPr>
    </w:tblStylePr>
    <w:tblStylePr w:type="lastRow">
      <w:rPr>
        <w:b/>
      </w:rPr>
      <w:tblPr/>
      <w:tcPr>
        <w:tcBorders>
          <w:top w:val="single" w:color="FFC000" w:themeColor="accent4"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rPr>
      <w:tblPr/>
      <w:tcPr>
        <w:tcBorders>
          <w:top w:val="none" w:color="000000" w:sz="4" w:space="0"/>
          <w:left w:val="none" w:color="000000" w:sz="4" w:space="0"/>
          <w:bottom w:val="single" w:color="5B9BD5" w:themeColor="accent5" w:sz="12" w:space="0"/>
          <w:right w:val="none" w:color="000000" w:sz="4" w:space="0"/>
        </w:tcBorders>
        <w:shd w:val="clear" w:color="FFFFFF" w:fill="auto"/>
      </w:tcPr>
    </w:tblStylePr>
    <w:tblStylePr w:type="lastRow">
      <w:rPr>
        <w:b/>
      </w:rPr>
      <w:tblPr/>
      <w:tcPr>
        <w:tcBorders>
          <w:top w:val="single" w:color="5B9BD5" w:themeColor="accent5"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3">
    <w:name w:val="Grid Table 3"/>
    <w:basedOn w:val="TableauNormal"/>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8E2F3" w:fill="D8E2F3" w:themeFill="accent1" w:themeFillTint="34"/>
      </w:tcPr>
    </w:tblStylePr>
    <w:tblStylePr w:type="band1Horz">
      <w:rPr>
        <w:sz w:val="22"/>
      </w:rPr>
      <w:tblPr/>
      <w:tcPr>
        <w:shd w:val="clear" w:color="D8E2F3" w:fill="D8E2F3"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4">
    <w:name w:val="Grid Table 4"/>
    <w:basedOn w:val="TableauNormal"/>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rPr>
      <w:tblPr/>
      <w:tcPr>
        <w:tcBorders>
          <w:top w:val="single" w:color="000000" w:themeColor="text1" w:sz="4" w:space="0"/>
        </w:tcBorders>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firstRow">
      <w:rPr>
        <w:b/>
        <w:sz w:val="22"/>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537DC8" w:fill="537DC8" w:themeFill="accent1" w:themeFillTint="ea"/>
      </w:tcPr>
    </w:tblStylePr>
    <w:tblStylePr w:type="lastRow">
      <w:rPr>
        <w:b/>
      </w:rPr>
      <w:tblPr/>
      <w:tcPr>
        <w:tcBorders>
          <w:top w:val="single" w:color="4472C4" w:themeColor="accent1" w:sz="4" w:space="0"/>
        </w:tcBorders>
      </w:tcPr>
    </w:tblStylePr>
    <w:tblStylePr w:type="firstCol">
      <w:rPr>
        <w:b/>
      </w:rPr>
      <w:tblPr/>
    </w:tblStylePr>
    <w:tblStylePr w:type="lastCol">
      <w:rPr>
        <w:b/>
      </w:rPr>
      <w:tblPr/>
    </w:tblStylePr>
    <w:tblStylePr w:type="band1Vert">
      <w:rPr>
        <w:sz w:val="22"/>
      </w:rPr>
      <w:tblPr/>
      <w:tcPr>
        <w:shd w:val="clear" w:color="DAE3F3" w:fill="DAE3F3" w:themeFill="accent1" w:themeFillTint="32"/>
      </w:tcPr>
    </w:tblStylePr>
    <w:tblStylePr w:type="band1Horz">
      <w:rPr>
        <w:sz w:val="22"/>
      </w:rPr>
      <w:tblPr/>
      <w:tcPr>
        <w:shd w:val="clear" w:color="DAE3F3" w:fill="DAE3F3"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b/>
        <w:sz w:val="22"/>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F4B184" w:fill="F4B184" w:themeFill="accent2" w:themeFillTint="97"/>
      </w:tcPr>
    </w:tblStylePr>
    <w:tblStylePr w:type="lastRow">
      <w:rPr>
        <w:b/>
      </w:rPr>
      <w:tblPr/>
      <w:tcPr>
        <w:tcBorders>
          <w:top w:val="single" w:color="ED7D31" w:themeColor="accent2" w:sz="4" w:space="0"/>
        </w:tcBorders>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b/>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5A5A5" w:themeFill="accent3" w:themeFillTint="fe"/>
      </w:tcPr>
    </w:tblStylePr>
    <w:tblStylePr w:type="lastRow">
      <w:rPr>
        <w:b/>
      </w:rPr>
      <w:tblPr/>
      <w:tcPr>
        <w:tcBorders>
          <w:top w:val="single" w:color="A5A5A5" w:themeColor="accent3" w:sz="4" w:space="0"/>
        </w:tcBorders>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b/>
        <w:sz w:val="22"/>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shd w:val="clear" w:color="FFD865" w:fill="FFD865" w:themeFill="accent4" w:themeFillTint="9a"/>
      </w:tcPr>
    </w:tblStylePr>
    <w:tblStylePr w:type="lastRow">
      <w:rPr>
        <w:b/>
      </w:rPr>
      <w:tblPr/>
      <w:tcPr>
        <w:tcBorders>
          <w:top w:val="single" w:color="FFC000" w:themeColor="accent4" w:sz="4" w:space="0"/>
        </w:tcBorders>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b/>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5B9BD5" w:fill="5B9BD5" w:themeFill="accent5"/>
      </w:tcPr>
    </w:tblStylePr>
    <w:tblStylePr w:type="lastRow">
      <w:rPr>
        <w:b/>
      </w:rPr>
      <w:tblPr/>
      <w:tcPr>
        <w:tcBorders>
          <w:top w:val="single" w:color="5B9BD5" w:themeColor="accent5" w:sz="4" w:space="0"/>
        </w:tcBorders>
      </w:tcPr>
    </w:tblStylePr>
    <w:tblStylePr w:type="firstCol">
      <w:rPr>
        <w:b/>
      </w:rPr>
      <w:tblPr/>
    </w:tblStylePr>
    <w:tblStylePr w:type="lastCol">
      <w:rPr>
        <w:b/>
      </w:rPr>
      <w:tbl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Row">
      <w:rPr>
        <w:b/>
      </w:rPr>
      <w:tblPr/>
      <w:tcPr>
        <w:tcBorders>
          <w:top w:val="single" w:color="70AD47" w:themeColor="accent6" w:sz="4" w:space="0"/>
        </w:tcBorders>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5Fonc">
    <w:name w:val="Grid Table 5 Dark"/>
    <w:basedOn w:val="Tableau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000000" w:fill="000000" w:themeFill="text1"/>
      </w:tcPr>
    </w:tblStylePr>
    <w:tblStylePr w:type="lastRow">
      <w:rPr>
        <w:b/>
        <w:sz w:val="22"/>
      </w:rPr>
      <w:tblPr/>
      <w:tcPr>
        <w:tcBorders>
          <w:top w:val="single" w:color="FFFFFF" w:themeColor="light1" w:sz="4" w:space="0"/>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4472C4" w:fill="4472C4" w:themeFill="accent1"/>
      </w:tcPr>
    </w:tblStylePr>
    <w:tblStylePr w:type="lastRow">
      <w:rPr>
        <w:b/>
        <w:sz w:val="22"/>
      </w:rPr>
      <w:tblPr/>
      <w:tcPr>
        <w:tcBorders>
          <w:top w:val="single" w:color="FFFFFF" w:themeColor="light1" w:sz="4" w:space="0"/>
        </w:tcBorders>
        <w:shd w:val="clear" w:color="4472C4" w:fill="4472C4" w:themeFill="accent1"/>
      </w:tcPr>
    </w:tblStylePr>
    <w:tblStylePr w:type="firstCol">
      <w:rPr>
        <w:b/>
        <w:sz w:val="22"/>
      </w:rPr>
      <w:tblPr/>
      <w:tcPr>
        <w:shd w:val="clear" w:color="4472C4" w:fill="4472C4" w:themeFill="accent1"/>
      </w:tcPr>
    </w:tblStylePr>
    <w:tblStylePr w:type="lastCol">
      <w:rPr>
        <w:b/>
        <w:sz w:val="22"/>
      </w:rPr>
      <w:tblPr/>
      <w:tcPr>
        <w:shd w:val="clear" w:color="4472C4" w:fill="4472C4" w:themeFill="accent1"/>
      </w:tcPr>
    </w:tblStylePr>
    <w:tblStylePr w:type="band1Vert">
      <w:tblPr/>
      <w:tcPr>
        <w:shd w:val="clear" w:color="A9BEE4" w:fill="A9BEE4" w:themeFill="accent1" w:themeFillTint="75"/>
      </w:tcPr>
    </w:tblStylePr>
    <w:tblStylePr w:type="band1Horz">
      <w:tblPr/>
      <w:tcPr>
        <w:shd w:val="clear" w:color="A9BEE4" w:fill="A9BEE4"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ED7D31" w:fill="ED7D31" w:themeFill="accent2"/>
      </w:tcPr>
    </w:tblStylePr>
    <w:tblStylePr w:type="lastRow">
      <w:rPr>
        <w:b/>
        <w:sz w:val="22"/>
      </w:rPr>
      <w:tblPr/>
      <w:tcPr>
        <w:tcBorders>
          <w:top w:val="single" w:color="FFFFFF" w:themeColor="light1" w:sz="4" w:space="0"/>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A5A5A5" w:fill="A5A5A5" w:themeFill="accent3"/>
      </w:tcPr>
    </w:tblStylePr>
    <w:tblStylePr w:type="lastRow">
      <w:rPr>
        <w:b/>
        <w:sz w:val="22"/>
      </w:rPr>
      <w:tblPr/>
      <w:tcPr>
        <w:tcBorders>
          <w:top w:val="single" w:color="FFFFFF" w:themeColor="light1" w:sz="4" w:space="0"/>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FFC000" w:fill="FFC000" w:themeFill="accent4"/>
      </w:tcPr>
    </w:tblStylePr>
    <w:tblStylePr w:type="lastRow">
      <w:rPr>
        <w:b/>
        <w:sz w:val="22"/>
      </w:rPr>
      <w:tblPr/>
      <w:tcPr>
        <w:tcBorders>
          <w:top w:val="single" w:color="FFFFFF" w:themeColor="light1" w:sz="4" w:space="0"/>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5B9BD5" w:fill="5B9BD5" w:themeFill="accent5"/>
      </w:tcPr>
    </w:tblStylePr>
    <w:tblStylePr w:type="lastRow">
      <w:rPr>
        <w:b/>
        <w:sz w:val="22"/>
      </w:rPr>
      <w:tblPr/>
      <w:tcPr>
        <w:tcBorders>
          <w:top w:val="single" w:color="FFFFFF" w:themeColor="light1" w:sz="4" w:space="0"/>
        </w:tcBorders>
        <w:shd w:val="clear" w:color="5B9BD5" w:fill="5B9BD5" w:themeFill="accent5"/>
      </w:tcPr>
    </w:tblStylePr>
    <w:tblStylePr w:type="firstCol">
      <w:rPr>
        <w:b/>
        <w:sz w:val="22"/>
      </w:rPr>
      <w:tblPr/>
      <w:tcPr>
        <w:shd w:val="clear" w:color="5B9BD5" w:fill="5B9BD5" w:themeFill="accent5"/>
      </w:tcPr>
    </w:tblStylePr>
    <w:tblStylePr w:type="lastCol">
      <w:rPr>
        <w:b/>
        <w:sz w:val="22"/>
      </w:rPr>
      <w:tblPr/>
      <w:tcPr>
        <w:shd w:val="clear" w:color="5B9BD5" w:fill="5B9BD5" w:themeFill="accent5"/>
      </w:tcPr>
    </w:tblStylePr>
    <w:tblStylePr w:type="band1Vert">
      <w:tblPr/>
      <w:tcPr>
        <w:shd w:val="clear" w:color="B3D0EB" w:fill="B3D0EB" w:themeFill="accent5" w:themeFillTint="75"/>
      </w:tcPr>
    </w:tblStylePr>
    <w:tblStylePr w:type="band1Horz">
      <w:tblPr/>
      <w:tcPr>
        <w:shd w:val="clear" w:color="B3D0EB" w:fill="B3D0EB"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70AD47" w:fill="70AD47" w:themeFill="accent6"/>
      </w:tcPr>
    </w:tblStylePr>
    <w:tblStylePr w:type="lastRow">
      <w:rPr>
        <w:b/>
        <w:sz w:val="22"/>
      </w:rPr>
      <w:tblPr/>
      <w:tcPr>
        <w:tcBorders>
          <w:top w:val="single" w:color="FFFFFF" w:themeColor="light1" w:sz="4" w:space="0"/>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TableauGrille6Couleur">
    <w:name w:val="Grid Table 6 Colorful"/>
    <w:basedOn w:val="TableauNormal"/>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rPr>
      <w:tblPr/>
      <w:tcPr>
        <w:tcBorders>
          <w:bottom w:val="single" w:color="000000"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customStyle="1" w:styleId="GridTable6Colorful-Accent1">
    <w:name w:val="Grid Table 6 Colorful - Accent 1"/>
    <w:basedOn w:val="TableauNormal"/>
    <w:uiPriority w:val="99"/>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val="A0B7E1" w:themeColor="accent1" w:themeTint="80" w:themeShade="95"/>
      </w:rPr>
      <w:tblPr/>
      <w:tcPr>
        <w:tcBorders>
          <w:bottom w:val="single" w:color="4472C4" w:themeColor="accent1" w:sz="12" w:space="0"/>
        </w:tcBorders>
      </w:tcPr>
    </w:tblStylePr>
    <w:tblStylePr w:type="lastRow">
      <w:rPr>
        <w:b/>
        <w:color w:val="A0B7E1" w:themeColor="accent1" w:themeTint="80" w:themeShade="95"/>
      </w:rPr>
      <w:tblPr/>
    </w:tblStylePr>
    <w:tblStylePr w:type="firstCol">
      <w:rPr>
        <w:b/>
        <w:color w:val="A0B7E1" w:themeColor="accent1" w:themeTint="80" w:themeShade="95"/>
      </w:rPr>
      <w:tblPr/>
    </w:tblStylePr>
    <w:tblStylePr w:type="lastCol">
      <w:rPr>
        <w:b/>
        <w:color w:val="A0B7E1" w:themeColor="accent1" w:themeTint="80" w:themeShade="95"/>
      </w:rPr>
      <w:tblPr/>
    </w:tblStylePr>
    <w:tblStylePr w:type="band1Vert">
      <w:tblPr/>
      <w:tcPr>
        <w:shd w:val="clear" w:color="D8E2F3" w:fill="D8E2F3" w:themeFill="accent1" w:themeFillTint="34"/>
      </w:tcPr>
    </w:tblStylePr>
    <w:tblStylePr w:type="band1Horz">
      <w:rPr>
        <w:color w:val="A0B7E1" w:themeColor="accent1" w:themeTint="80" w:themeShade="95"/>
        <w:sz w:val="22"/>
      </w:rPr>
      <w:tblPr/>
      <w:tcPr>
        <w:shd w:val="clear" w:color="D8E2F3" w:fill="D8E2F3" w:themeFill="accent1" w:themeFillTint="34"/>
      </w:tcPr>
    </w:tblStylePr>
    <w:tblStylePr w:type="band2Horz">
      <w:rPr>
        <w:color w:val="A0B7E1" w:themeColor="accent1" w:themeTint="80" w:themeShade="95"/>
        <w:sz w:val="22"/>
      </w:rPr>
      <w:tblPr/>
    </w:tblStylePr>
  </w:style>
  <w:style w:type="table" w:customStyle="1" w:styleId="GridTable6Colorful-Accent2">
    <w:name w:val="Grid Table 6 Colorful - Accent 2"/>
    <w:basedOn w:val="TableauNormal"/>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rPr>
      <w:tblPr/>
      <w:tcPr>
        <w:tcBorders>
          <w:bottom w:val="single" w:color="ED7D31" w:themeColor="accent2" w:sz="12" w:space="0"/>
        </w:tcBorders>
      </w:tcPr>
    </w:tblStylePr>
    <w:tblStylePr w:type="lastRow">
      <w:rPr>
        <w:b/>
        <w:color w:val="F4B184" w:themeColor="accent2" w:themeTint="97" w:themeShade="95"/>
      </w:rPr>
      <w:tbl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Pr/>
    </w:tblStylePr>
  </w:style>
  <w:style w:type="table" w:customStyle="1" w:styleId="GridTable6Colorful-Accent3">
    <w:name w:val="Grid Table 6 Colorful - Accent 3"/>
    <w:basedOn w:val="TableauNormal"/>
    <w:uiPriority w:val="99"/>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rPr>
      <w:tblPr/>
      <w:tcPr>
        <w:tcBorders>
          <w:bottom w:val="single" w:color="A5A5A5" w:themeColor="accent3" w:sz="12" w:space="0"/>
        </w:tcBorders>
      </w:tcPr>
    </w:tblStylePr>
    <w:tblStylePr w:type="lastRow">
      <w:rPr>
        <w:b/>
        <w:color w:val="A5A5A5" w:themeColor="accent3" w:themeTint="fe" w:themeShade="95"/>
      </w:rPr>
      <w:tblPr/>
    </w:tblStylePr>
    <w:tblStylePr w:type="firstCol">
      <w:rPr>
        <w:b/>
        <w:color w:val="A5A5A5" w:themeColor="accent3" w:themeTint="fe" w:themeShade="95"/>
      </w:rPr>
      <w:tblPr/>
    </w:tblStylePr>
    <w:tblStylePr w:type="lastCol">
      <w:rPr>
        <w:b/>
        <w:color w:val="A5A5A5" w:themeColor="accent3" w:themeTint="fe" w:themeShade="95"/>
      </w:rPr>
      <w:tbl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Pr/>
    </w:tblStylePr>
  </w:style>
  <w:style w:type="table" w:customStyle="1" w:styleId="GridTable6Colorful-Accent4">
    <w:name w:val="Grid Table 6 Colorful - Accent 4"/>
    <w:basedOn w:val="TableauNormal"/>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rPr>
      <w:tblPr/>
      <w:tcPr>
        <w:tcBorders>
          <w:bottom w:val="single" w:color="FFC000" w:themeColor="accent4" w:sz="12" w:space="0"/>
        </w:tcBorders>
      </w:tcPr>
    </w:tblStylePr>
    <w:tblStylePr w:type="lastRow">
      <w:rPr>
        <w:b/>
        <w:color w:val="FFD865" w:themeColor="accent4" w:themeTint="9a" w:themeShade="95"/>
      </w:rPr>
      <w:tbl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Pr/>
    </w:tblStylePr>
  </w:style>
  <w:style w:type="table" w:customStyle="1" w:styleId="GridTable6Colorful-Accent5">
    <w:name w:val="Grid Table 6 Colorful - Accent 5"/>
    <w:basedOn w:val="TableauNormal"/>
    <w:uiPriority w:val="99"/>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b/>
        <w:color w:val="245A8D" w:themeColor="accent5" w:themeShade="95"/>
      </w:rPr>
      <w:tblPr/>
      <w:tcPr>
        <w:tcBorders>
          <w:bottom w:val="single" w:color="5B9BD5" w:themeColor="accent5" w:sz="12" w:space="0"/>
        </w:tcBorders>
      </w:tcPr>
    </w:tblStylePr>
    <w:tblStylePr w:type="lastRow">
      <w:rPr>
        <w:b/>
        <w:color w:val="245A8D" w:themeColor="accent5" w:themeShade="95"/>
      </w:rPr>
      <w:tblPr/>
    </w:tblStylePr>
    <w:tblStylePr w:type="firstCol">
      <w:rPr>
        <w:b/>
        <w:color w:val="245A8D" w:themeColor="accent5" w:themeShade="95"/>
      </w:rPr>
      <w:tblPr/>
    </w:tblStylePr>
    <w:tblStylePr w:type="lastCol">
      <w:rPr>
        <w:b/>
        <w:color w:val="245A8D" w:themeColor="accent5" w:themeShade="95"/>
      </w:rPr>
      <w:tblPr/>
    </w:tblStylePr>
    <w:tblStylePr w:type="band1Vert">
      <w:tblPr/>
      <w:tcPr>
        <w:shd w:val="clear" w:color="DDEAF6" w:fill="DDEAF6" w:themeFill="accent5" w:themeFillTint="34"/>
      </w:tcPr>
    </w:tblStylePr>
    <w:tblStylePr w:type="band1Horz">
      <w:rPr>
        <w:color w:val="245A8D" w:themeColor="accent5" w:themeShade="95"/>
        <w:sz w:val="22"/>
      </w:rPr>
      <w:tblPr/>
      <w:tcPr>
        <w:shd w:val="clear" w:color="DDEAF6" w:fill="DDEAF6" w:themeFill="accent5" w:themeFillTint="34"/>
      </w:tcPr>
    </w:tblStylePr>
    <w:tblStylePr w:type="band2Horz">
      <w:rPr>
        <w:color w:val="245A8D" w:themeColor="accent5" w:themeShade="95"/>
        <w:sz w:val="22"/>
      </w:rPr>
      <w:tblPr/>
    </w:tblStylePr>
  </w:style>
  <w:style w:type="table" w:customStyle="1" w:styleId="GridTable6Colorful-Accent6">
    <w:name w:val="Grid Table 6 Colorful - Accent 6"/>
    <w:basedOn w:val="TableauNormal"/>
    <w:uiPriority w:val="99"/>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45A8D" w:themeColor="accent5" w:themeShade="95"/>
      </w:rPr>
      <w:tblPr/>
      <w:tcPr>
        <w:tcBorders>
          <w:bottom w:val="single" w:color="70AD47" w:themeColor="accent6" w:sz="12" w:space="0"/>
        </w:tcBorders>
      </w:tcPr>
    </w:tblStylePr>
    <w:tblStylePr w:type="lastRow">
      <w:rPr>
        <w:b/>
        <w:color w:val="245A8D" w:themeColor="accent5" w:themeShade="95"/>
      </w:rPr>
      <w:tblPr/>
    </w:tblStylePr>
    <w:tblStylePr w:type="firstCol">
      <w:rPr>
        <w:b/>
        <w:color w:val="245A8D" w:themeColor="accent5" w:themeShade="95"/>
      </w:rPr>
      <w:tblPr/>
    </w:tblStylePr>
    <w:tblStylePr w:type="lastCol">
      <w:rPr>
        <w:b/>
        <w:color w:val="245A8D" w:themeColor="accent5" w:themeShade="95"/>
      </w:rPr>
      <w:tblPr/>
    </w:tblStylePr>
    <w:tblStylePr w:type="band1Vert">
      <w:tblPr/>
      <w:tcPr>
        <w:shd w:val="clear" w:color="E1EFD8" w:fill="E1EFD8" w:themeFill="accent6" w:themeFillTint="34"/>
      </w:tcPr>
    </w:tblStylePr>
    <w:tblStylePr w:type="band1Horz">
      <w:rPr>
        <w:color w:val="245A8D" w:themeColor="accent5" w:themeShade="95"/>
        <w:sz w:val="22"/>
      </w:rPr>
      <w:tblPr/>
      <w:tcPr>
        <w:shd w:val="clear" w:color="E1EFD8" w:fill="E1EFD8" w:themeFill="accent6" w:themeFillTint="34"/>
      </w:tcPr>
    </w:tblStylePr>
    <w:tblStylePr w:type="band2Horz">
      <w:rPr>
        <w:color w:val="245A8D" w:themeColor="accent5" w:themeShade="95"/>
        <w:sz w:val="22"/>
      </w:rPr>
      <w:tblPr/>
    </w:tblStylePr>
  </w:style>
  <w:style w:type="table" w:styleId="TableauGrille7Couleur">
    <w:name w:val="Grid Table 7 Colorful"/>
    <w:basedOn w:val="TableauNormal"/>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sz w:val="22"/>
      </w:rPr>
      <w:tblPr/>
      <w:tcPr>
        <w:tcBorders>
          <w:top w:val="none" w:color="000000" w:sz="0" w:space="0"/>
          <w:left w:val="none" w:color="000000" w:sz="0" w:space="0"/>
          <w:bottom w:val="single" w:color="000000" w:themeColor="text1" w:sz="4" w:space="0"/>
          <w:right w:val="none" w:color="000000" w:sz="0" w:space="0"/>
        </w:tcBorders>
        <w:shd w:val="clear" w:color="FFFFFF" w:fill="FFFFFF" w:themeFill="light1"/>
      </w:tcPr>
    </w:tblStylePr>
    <w:tblStylePr w:type="lastRow">
      <w:rPr>
        <w:b/>
        <w:color w:val="7F7F7F" w:themeColor="text1" w:themeTint="80" w:themeShade="95"/>
        <w:sz w:val="22"/>
      </w:rPr>
      <w:tblPr/>
      <w:tcPr>
        <w:tcBorders>
          <w:top w:val="single" w:color="000000" w:themeColor="tex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0" w:space="0"/>
          <w:left w:val="none" w:color="000000" w:sz="0" w:space="0"/>
          <w:bottom w:val="none" w:color="000000" w:sz="0" w:space="0"/>
          <w:right w:val="single" w:color="000000" w:themeColor="text1" w:sz="4" w:space="0"/>
        </w:tcBorders>
        <w:shd w:val="clear" w:color="FFFFFF" w:fill="auto"/>
      </w:tcPr>
    </w:tblStylePr>
    <w:tblStylePr w:type="lastCol">
      <w:rPr>
        <w:i/>
        <w:color w:val="7F7F7F" w:themeColor="text1" w:themeTint="80" w:themeShade="95"/>
        <w:sz w:val="22"/>
      </w:rPr>
      <w:tblPr/>
      <w:tcPr>
        <w:tcBorders>
          <w:top w:val="none" w:color="000000" w:sz="0" w:space="0"/>
          <w:left w:val="single" w:color="000000" w:themeColor="text1" w:sz="4" w:space="0"/>
          <w:bottom w:val="none" w:color="000000" w:sz="0" w:space="0"/>
          <w:right w:val="none" w:color="000000" w:sz="0"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customStyle="1" w:styleId="GridTable7Colorful-Accent1">
    <w:name w:val="Grid Table 7 Colorful - Accent 1"/>
    <w:basedOn w:val="TableauNormal"/>
    <w:uiPriority w:val="99"/>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val="A0B7E1" w:themeColor="accent1" w:themeTint="80" w:themeShade="95"/>
        <w:sz w:val="22"/>
      </w:rPr>
      <w:tblPr/>
      <w:tcPr>
        <w:tcBorders>
          <w:top w:val="none" w:color="000000" w:sz="0" w:space="0"/>
          <w:left w:val="none" w:color="000000" w:sz="0" w:space="0"/>
          <w:bottom w:val="single" w:color="4472C4" w:themeColor="accent1" w:sz="4" w:space="0"/>
          <w:right w:val="none" w:color="000000" w:sz="0" w:space="0"/>
        </w:tcBorders>
        <w:shd w:val="clear" w:color="FFFFFF" w:fill="FFFFFF" w:themeFill="light1"/>
      </w:tcPr>
    </w:tblStylePr>
    <w:tblStylePr w:type="lastRow">
      <w:rPr>
        <w:b/>
        <w:color w:val="A0B7E1" w:themeColor="accent1" w:themeTint="80" w:themeShade="95"/>
        <w:sz w:val="22"/>
      </w:rPr>
      <w:tblPr/>
      <w:tcPr>
        <w:tcBorders>
          <w:top w:val="single" w:color="4472C4" w:themeColor="accen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0B7E1" w:themeColor="accent1" w:themeTint="80" w:themeShade="95"/>
        <w:sz w:val="22"/>
      </w:rPr>
      <w:tblPr/>
      <w:tcPr>
        <w:tcBorders>
          <w:top w:val="none" w:color="000000" w:sz="0" w:space="0"/>
          <w:left w:val="none" w:color="000000" w:sz="0" w:space="0"/>
          <w:bottom w:val="none" w:color="000000" w:sz="0" w:space="0"/>
          <w:right w:val="single" w:color="4472C4" w:themeColor="accent1" w:sz="4" w:space="0"/>
        </w:tcBorders>
        <w:shd w:val="clear" w:color="FFFFFF" w:fill="auto"/>
      </w:tcPr>
    </w:tblStylePr>
    <w:tblStylePr w:type="lastCol">
      <w:rPr>
        <w:i/>
        <w:color w:val="A0B7E1" w:themeColor="accent1" w:themeTint="80" w:themeShade="95"/>
        <w:sz w:val="22"/>
      </w:rPr>
      <w:tblPr/>
      <w:tcPr>
        <w:tcBorders>
          <w:top w:val="none" w:color="000000" w:sz="0" w:space="0"/>
          <w:left w:val="single" w:color="4472C4" w:themeColor="accent1" w:sz="4" w:space="0"/>
          <w:bottom w:val="none" w:color="000000" w:sz="0" w:space="0"/>
          <w:right w:val="none" w:color="000000" w:sz="0" w:space="0"/>
        </w:tcBorders>
        <w:shd w:val="clear" w:color="FFFFFF" w:fill="auto"/>
      </w:tcPr>
    </w:tblStylePr>
    <w:tblStylePr w:type="band1Vert">
      <w:tblPr/>
      <w:tcPr>
        <w:shd w:val="clear" w:color="D8E2F3" w:fill="D8E2F3" w:themeFill="accent1" w:themeFillTint="34"/>
      </w:tcPr>
    </w:tblStylePr>
    <w:tblStylePr w:type="band1Horz">
      <w:rPr>
        <w:color w:val="A0B7E1" w:themeColor="accent1" w:themeTint="80" w:themeShade="95"/>
        <w:sz w:val="22"/>
      </w:rPr>
      <w:tblPr/>
      <w:tcPr>
        <w:shd w:val="clear" w:color="D8E2F3" w:fill="D8E2F3" w:themeFill="accent1" w:themeFillTint="34"/>
      </w:tcPr>
    </w:tblStylePr>
    <w:tblStylePr w:type="band2Horz">
      <w:rPr>
        <w:color w:val="A0B7E1" w:themeColor="accent1" w:themeTint="80" w:themeShade="95"/>
        <w:sz w:val="22"/>
      </w:rPr>
      <w:tblPr/>
    </w:tblStylePr>
  </w:style>
  <w:style w:type="table" w:customStyle="1" w:styleId="GridTable7Colorful-Accent2">
    <w:name w:val="Grid Table 7 Colorful - Accent 2"/>
    <w:basedOn w:val="TableauNormal"/>
    <w:uiPriority w:val="99"/>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sz w:val="22"/>
      </w:rPr>
      <w:tblPr/>
      <w:tcPr>
        <w:tcBorders>
          <w:top w:val="none" w:color="000000" w:sz="0" w:space="0"/>
          <w:left w:val="none" w:color="000000" w:sz="0" w:space="0"/>
          <w:bottom w:val="single" w:color="ED7D31" w:themeColor="accent2" w:sz="4" w:space="0"/>
          <w:right w:val="none" w:color="000000" w:sz="0" w:space="0"/>
        </w:tcBorders>
        <w:shd w:val="clear" w:color="FFFFFF" w:fill="FFFFFF" w:themeFill="light1"/>
      </w:tcPr>
    </w:tblStylePr>
    <w:tblStylePr w:type="lastRow">
      <w:rPr>
        <w:b/>
        <w:color w:val="F4B184" w:themeColor="accent2" w:themeTint="97" w:themeShade="95"/>
        <w:sz w:val="22"/>
      </w:rPr>
      <w:tblPr/>
      <w:tcPr>
        <w:tcBorders>
          <w:top w:val="single" w:color="ED7D31" w:themeColor="accent2"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4B184" w:themeColor="accent2" w:themeTint="97" w:themeShade="95"/>
        <w:sz w:val="22"/>
      </w:rPr>
      <w:tblPr/>
      <w:tcPr>
        <w:tcBorders>
          <w:top w:val="none" w:color="000000" w:sz="0" w:space="0"/>
          <w:left w:val="none" w:color="000000" w:sz="0" w:space="0"/>
          <w:bottom w:val="none" w:color="000000" w:sz="0" w:space="0"/>
          <w:right w:val="single" w:color="ED7D31" w:themeColor="accent2" w:sz="4" w:space="0"/>
        </w:tcBorders>
        <w:shd w:val="clear" w:color="FFFFFF" w:fill="auto"/>
      </w:tcPr>
    </w:tblStylePr>
    <w:tblStylePr w:type="lastCol">
      <w:rPr>
        <w:i/>
        <w:color w:val="F4B184" w:themeColor="accent2" w:themeTint="97" w:themeShade="95"/>
        <w:sz w:val="22"/>
      </w:rPr>
      <w:tblPr/>
      <w:tcPr>
        <w:tcBorders>
          <w:top w:val="none" w:color="000000" w:sz="0" w:space="0"/>
          <w:left w:val="single" w:color="ED7D31" w:themeColor="accent2" w:sz="4" w:space="0"/>
          <w:bottom w:val="none" w:color="000000" w:sz="0" w:space="0"/>
          <w:right w:val="none" w:color="000000" w:sz="0" w:space="0"/>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Pr/>
    </w:tblStylePr>
  </w:style>
  <w:style w:type="table" w:customStyle="1" w:styleId="GridTable7Colorful-Accent3">
    <w:name w:val="Grid Table 7 Colorful - Accent 3"/>
    <w:basedOn w:val="TableauNormal"/>
    <w:uiPriority w:val="99"/>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sz w:val="22"/>
      </w:rPr>
      <w:tblPr/>
      <w:tcPr>
        <w:tcBorders>
          <w:top w:val="none" w:color="000000" w:sz="0" w:space="0"/>
          <w:left w:val="none" w:color="000000" w:sz="0" w:space="0"/>
          <w:bottom w:val="single" w:color="A5A5A5" w:themeColor="accent3" w:sz="4" w:space="0"/>
          <w:right w:val="none" w:color="000000" w:sz="0" w:space="0"/>
        </w:tcBorders>
        <w:shd w:val="clear" w:color="FFFFFF" w:fill="FFFFFF" w:themeFill="light1"/>
      </w:tcPr>
    </w:tblStylePr>
    <w:tblStylePr w:type="lastRow">
      <w:rPr>
        <w:b/>
        <w:color w:val="A5A5A5" w:themeColor="accent3" w:themeTint="fe" w:themeShade="95"/>
        <w:sz w:val="22"/>
      </w:rPr>
      <w:tblPr/>
      <w:tcPr>
        <w:tcBorders>
          <w:top w:val="single" w:color="A5A5A5" w:themeColor="accent3"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5A5A5" w:themeColor="accent3" w:themeTint="fe" w:themeShade="95"/>
        <w:sz w:val="22"/>
      </w:rPr>
      <w:tblPr/>
      <w:tcPr>
        <w:tcBorders>
          <w:top w:val="none" w:color="000000" w:sz="0" w:space="0"/>
          <w:left w:val="none" w:color="000000" w:sz="0" w:space="0"/>
          <w:bottom w:val="none" w:color="000000" w:sz="0" w:space="0"/>
          <w:right w:val="single" w:color="A5A5A5" w:themeColor="accent3" w:sz="4" w:space="0"/>
        </w:tcBorders>
        <w:shd w:val="clear" w:color="FFFFFF" w:fill="auto"/>
      </w:tcPr>
    </w:tblStylePr>
    <w:tblStylePr w:type="lastCol">
      <w:rPr>
        <w:i/>
        <w:color w:val="A5A5A5" w:themeColor="accent3" w:themeTint="fe" w:themeShade="95"/>
        <w:sz w:val="22"/>
      </w:rPr>
      <w:tblPr/>
      <w:tcPr>
        <w:tcBorders>
          <w:top w:val="none" w:color="000000" w:sz="0" w:space="0"/>
          <w:left w:val="single" w:color="A5A5A5" w:themeColor="accent3" w:sz="4" w:space="0"/>
          <w:bottom w:val="none" w:color="000000" w:sz="0" w:space="0"/>
          <w:right w:val="none" w:color="000000" w:sz="0" w:space="0"/>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Pr/>
    </w:tblStylePr>
  </w:style>
  <w:style w:type="table" w:customStyle="1" w:styleId="GridTable7Colorful-Accent4">
    <w:name w:val="Grid Table 7 Colorful - Accent 4"/>
    <w:basedOn w:val="TableauNormal"/>
    <w:uiPriority w:val="99"/>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sz w:val="22"/>
      </w:rPr>
      <w:tblPr/>
      <w:tcPr>
        <w:tcBorders>
          <w:top w:val="none" w:color="000000" w:sz="0" w:space="0"/>
          <w:left w:val="none" w:color="000000" w:sz="0" w:space="0"/>
          <w:bottom w:val="single" w:color="FFC000" w:themeColor="accent4" w:sz="4" w:space="0"/>
          <w:right w:val="none" w:color="000000" w:sz="0" w:space="0"/>
        </w:tcBorders>
        <w:shd w:val="clear" w:color="FFFFFF" w:fill="FFFFFF" w:themeFill="light1"/>
      </w:tcPr>
    </w:tblStylePr>
    <w:tblStylePr w:type="lastRow">
      <w:rPr>
        <w:b/>
        <w:color w:val="FFD865" w:themeColor="accent4" w:themeTint="9a" w:themeShade="95"/>
        <w:sz w:val="22"/>
      </w:rPr>
      <w:tblPr/>
      <w:tcPr>
        <w:tcBorders>
          <w:top w:val="single" w:color="FFC000" w:themeColor="accent4"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FD865" w:themeColor="accent4" w:themeTint="9a" w:themeShade="95"/>
        <w:sz w:val="22"/>
      </w:rPr>
      <w:tblPr/>
      <w:tcPr>
        <w:tcBorders>
          <w:top w:val="none" w:color="000000" w:sz="0" w:space="0"/>
          <w:left w:val="none" w:color="000000" w:sz="0" w:space="0"/>
          <w:bottom w:val="none" w:color="000000" w:sz="0" w:space="0"/>
          <w:right w:val="single" w:color="FFC000" w:themeColor="accent4" w:sz="4" w:space="0"/>
        </w:tcBorders>
        <w:shd w:val="clear" w:color="FFFFFF" w:fill="auto"/>
      </w:tcPr>
    </w:tblStylePr>
    <w:tblStylePr w:type="lastCol">
      <w:rPr>
        <w:i/>
        <w:color w:val="FFD865" w:themeColor="accent4" w:themeTint="9a" w:themeShade="95"/>
        <w:sz w:val="22"/>
      </w:rPr>
      <w:tblPr/>
      <w:tcPr>
        <w:tcBorders>
          <w:top w:val="none" w:color="000000" w:sz="0" w:space="0"/>
          <w:left w:val="single" w:color="FFC000" w:themeColor="accent4" w:sz="4" w:space="0"/>
          <w:bottom w:val="none" w:color="000000" w:sz="0" w:space="0"/>
          <w:right w:val="none" w:color="000000" w:sz="0" w:space="0"/>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Pr/>
    </w:tblStylePr>
  </w:style>
  <w:style w:type="table" w:customStyle="1" w:styleId="GridTable7Colorful-Accent5">
    <w:name w:val="Grid Table 7 Colorful - Accent 5"/>
    <w:basedOn w:val="TableauNormal"/>
    <w:uiPriority w:val="99"/>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b/>
        <w:color w:val="245A8D" w:themeColor="accent5" w:themeShade="95"/>
        <w:sz w:val="22"/>
      </w:rPr>
      <w:tblPr/>
      <w:tcPr>
        <w:tcBorders>
          <w:top w:val="none" w:color="000000" w:sz="0" w:space="0"/>
          <w:left w:val="none" w:color="000000" w:sz="0" w:space="0"/>
          <w:bottom w:val="single" w:color="5B9BD5" w:themeColor="accent5" w:sz="4" w:space="0"/>
          <w:right w:val="none" w:color="000000" w:sz="0" w:space="0"/>
        </w:tcBorders>
        <w:shd w:val="clear" w:color="FFFFFF" w:fill="FFFFFF" w:themeFill="light1"/>
      </w:tcPr>
    </w:tblStylePr>
    <w:tblStylePr w:type="lastRow">
      <w:rPr>
        <w:b/>
        <w:color w:val="245A8D" w:themeColor="accent5" w:themeShade="95"/>
        <w:sz w:val="22"/>
      </w:rPr>
      <w:tblPr/>
      <w:tcPr>
        <w:tcBorders>
          <w:top w:val="single" w:color="5B9BD5" w:themeColor="accent5"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245A8D" w:themeColor="accent5" w:themeShade="95"/>
        <w:sz w:val="22"/>
      </w:rPr>
      <w:tblPr/>
      <w:tcPr>
        <w:tcBorders>
          <w:top w:val="none" w:color="000000" w:sz="0" w:space="0"/>
          <w:left w:val="none" w:color="000000" w:sz="0" w:space="0"/>
          <w:bottom w:val="none" w:color="000000" w:sz="0" w:space="0"/>
          <w:right w:val="single" w:color="5B9BD5" w:themeColor="accent5" w:sz="4" w:space="0"/>
        </w:tcBorders>
        <w:shd w:val="clear" w:color="FFFFFF" w:fill="auto"/>
      </w:tcPr>
    </w:tblStylePr>
    <w:tblStylePr w:type="lastCol">
      <w:rPr>
        <w:i/>
        <w:color w:val="245A8D" w:themeColor="accent5" w:themeShade="95"/>
        <w:sz w:val="22"/>
      </w:rPr>
      <w:tblPr/>
      <w:tcPr>
        <w:tcBorders>
          <w:top w:val="none" w:color="000000" w:sz="0" w:space="0"/>
          <w:left w:val="single" w:color="5B9BD5" w:themeColor="accent5" w:sz="4" w:space="0"/>
          <w:bottom w:val="none" w:color="000000" w:sz="0" w:space="0"/>
          <w:right w:val="none" w:color="000000" w:sz="0" w:space="0"/>
        </w:tcBorders>
        <w:shd w:val="clear" w:color="FFFFFF" w:fill="auto"/>
      </w:tcPr>
    </w:tblStylePr>
    <w:tblStylePr w:type="band1Vert">
      <w:tblPr/>
      <w:tcPr>
        <w:shd w:val="clear" w:color="DDEAF6" w:fill="DDEAF6" w:themeFill="accent5" w:themeFillTint="34"/>
      </w:tcPr>
    </w:tblStylePr>
    <w:tblStylePr w:type="band1Horz">
      <w:rPr>
        <w:color w:val="245A8D" w:themeColor="accent5" w:themeShade="95"/>
        <w:sz w:val="22"/>
      </w:rPr>
      <w:tblPr/>
      <w:tcPr>
        <w:shd w:val="clear" w:color="DDEAF6" w:fill="DDEAF6" w:themeFill="accent5" w:themeFillTint="34"/>
      </w:tcPr>
    </w:tblStylePr>
    <w:tblStylePr w:type="band2Horz">
      <w:rPr>
        <w:color w:val="245A8D" w:themeColor="accent5" w:themeShade="95"/>
        <w:sz w:val="22"/>
      </w:rPr>
      <w:tblPr/>
    </w:tblStylePr>
  </w:style>
  <w:style w:type="table" w:customStyle="1" w:styleId="GridTable7Colorful-Accent6">
    <w:name w:val="Grid Table 7 Colorful - Accent 6"/>
    <w:basedOn w:val="TableauNormal"/>
    <w:uiPriority w:val="99"/>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val="416429" w:themeColor="accent6" w:themeShade="95"/>
        <w:sz w:val="22"/>
      </w:rPr>
      <w:tblPr/>
      <w:tcPr>
        <w:tcBorders>
          <w:top w:val="none" w:color="000000" w:sz="0" w:space="0"/>
          <w:left w:val="none" w:color="000000" w:sz="0" w:space="0"/>
          <w:bottom w:val="single" w:color="70AD47" w:themeColor="accent6" w:sz="4" w:space="0"/>
          <w:right w:val="none" w:color="000000" w:sz="0" w:space="0"/>
        </w:tcBorders>
        <w:shd w:val="clear" w:color="FFFFFF" w:fill="FFFFFF" w:themeFill="light1"/>
      </w:tcPr>
    </w:tblStylePr>
    <w:tblStylePr w:type="lastRow">
      <w:rPr>
        <w:b/>
        <w:color w:val="416429" w:themeColor="accent6" w:themeShade="95"/>
        <w:sz w:val="22"/>
      </w:rPr>
      <w:tblPr/>
      <w:tcPr>
        <w:tcBorders>
          <w:top w:val="single" w:color="70AD47" w:themeColor="accent6"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416429" w:themeColor="accent6" w:themeShade="95"/>
        <w:sz w:val="22"/>
      </w:rPr>
      <w:tblPr/>
      <w:tcPr>
        <w:tcBorders>
          <w:top w:val="none" w:color="000000" w:sz="0" w:space="0"/>
          <w:left w:val="none" w:color="000000" w:sz="0" w:space="0"/>
          <w:bottom w:val="none" w:color="000000" w:sz="0" w:space="0"/>
          <w:right w:val="single" w:color="70AD47" w:themeColor="accent6" w:sz="4" w:space="0"/>
        </w:tcBorders>
        <w:shd w:val="clear" w:color="FFFFFF" w:fill="auto"/>
      </w:tcPr>
    </w:tblStylePr>
    <w:tblStylePr w:type="lastCol">
      <w:rPr>
        <w:i/>
        <w:color w:val="416429" w:themeColor="accent6" w:themeShade="95"/>
        <w:sz w:val="22"/>
      </w:rPr>
      <w:tblPr/>
      <w:tcPr>
        <w:tcBorders>
          <w:top w:val="none" w:color="000000" w:sz="0" w:space="0"/>
          <w:left w:val="single" w:color="70AD47" w:themeColor="accent6" w:sz="4" w:space="0"/>
          <w:bottom w:val="none" w:color="000000" w:sz="0" w:space="0"/>
          <w:right w:val="none" w:color="000000" w:sz="0" w:space="0"/>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Pr/>
    </w:tblStylePr>
  </w:style>
  <w:style w:type="table" w:styleId="TableauListe1Clair">
    <w:name w:val="List Table 1 Light"/>
    <w:basedOn w:val="TableauNormal"/>
    <w:uiPriority w:val="99"/>
    <w:tblPr>
      <w:tblStyleRowBandSize w:val="1"/>
      <w:tblStyleColBandSize w:val="1"/>
    </w:tbl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rPr>
      <w:tblPr/>
      <w:tcPr>
        <w:tcBorders>
          <w:top w:val="none" w:color="000000" w:sz="4" w:space="0"/>
          <w:left w:val="none" w:color="000000" w:sz="4" w:space="0"/>
          <w:bottom w:val="single" w:color="4472C4" w:themeColor="accent1" w:sz="4" w:space="0"/>
          <w:right w:val="none" w:color="000000" w:sz="4" w:space="0"/>
        </w:tcBorders>
      </w:tcPr>
    </w:tblStylePr>
    <w:tblStylePr w:type="lastRow">
      <w:rPr>
        <w:b/>
      </w:rPr>
      <w:tblPr/>
      <w:tcPr>
        <w:tcBorders>
          <w:top w:val="single" w:color="4472C4" w:themeColor="accen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CFDBF0" w:fill="CFDBF0" w:themeFill="accent1" w:themeFillTint="40"/>
      </w:tcPr>
    </w:tblStylePr>
    <w:tblStylePr w:type="band1Horz">
      <w:tblPr/>
      <w:tcPr>
        <w:shd w:val="clear" w:color="CFDBF0" w:fill="CFDBF0"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rPr>
      <w:tblPr/>
      <w:tcPr>
        <w:tcBorders>
          <w:top w:val="none" w:color="000000" w:sz="4" w:space="0"/>
          <w:left w:val="none" w:color="000000" w:sz="4" w:space="0"/>
          <w:bottom w:val="single" w:color="5B9BD5" w:themeColor="accent5" w:sz="4" w:space="0"/>
          <w:right w:val="none" w:color="000000" w:sz="4" w:space="0"/>
        </w:tcBorders>
      </w:tcPr>
    </w:tblStylePr>
    <w:tblStylePr w:type="lastRow">
      <w:rPr>
        <w:b/>
      </w:rPr>
      <w:tblPr/>
      <w:tcPr>
        <w:tcBorders>
          <w:top w:val="single" w:color="5B9BD5" w:themeColor="accent5"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5E5F4" w:fill="D5E5F4" w:themeFill="accent5" w:themeFillTint="40"/>
      </w:tcPr>
    </w:tblStylePr>
    <w:tblStylePr w:type="band1Horz">
      <w:tblPr/>
      <w:tcPr>
        <w:shd w:val="clear" w:color="D5E5F4" w:fill="D5E5F4"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TableauListe2">
    <w:name w:val="List Table 2"/>
    <w:basedOn w:val="TableauNormal"/>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b/>
        <w:sz w:val="22"/>
      </w:rPr>
      <w:tblPr/>
      <w:tcPr>
        <w:tcBorders>
          <w:top w:val="single" w:color="4472C4" w:themeColor="accent1" w:sz="4" w:space="0"/>
          <w:left w:val="none" w:color="000000" w:sz="4" w:space="0"/>
          <w:bottom w:val="single" w:color="4472C4" w:themeColor="accent1" w:sz="4" w:space="0"/>
          <w:right w:val="none" w:color="000000" w:sz="4" w:space="0"/>
        </w:tcBorders>
      </w:tcPr>
    </w:tblStylePr>
    <w:tblStylePr w:type="lastRow">
      <w:rPr>
        <w:b/>
        <w:sz w:val="22"/>
      </w:rPr>
      <w:tblPr/>
      <w:tcPr>
        <w:tcBorders>
          <w:top w:val="single" w:color="4472C4" w:themeColor="accent1" w:sz="4" w:space="0"/>
          <w:left w:val="none" w:color="000000" w:sz="4" w:space="0"/>
          <w:bottom w:val="single" w:color="4472C4" w:themeColor="accen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CFDBF0" w:fill="CFDBF0" w:themeFill="accent1" w:themeFillTint="40"/>
      </w:tcPr>
    </w:tblStylePr>
    <w:tblStylePr w:type="band1Horz">
      <w:rPr>
        <w:sz w:val="22"/>
      </w:rPr>
      <w:tblPr/>
      <w:tcPr>
        <w:shd w:val="clear" w:color="CFDBF0" w:fill="CFDBF0"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b/>
        <w:sz w:val="22"/>
      </w:rPr>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Row">
      <w:rPr>
        <w:b/>
        <w:sz w:val="22"/>
      </w:rPr>
      <w:tblPr/>
      <w:tcPr>
        <w:tcBorders>
          <w:top w:val="single" w:color="ED7D31" w:themeColor="accent2" w:sz="4" w:space="0"/>
          <w:left w:val="none" w:color="000000" w:sz="4" w:space="0"/>
          <w:bottom w:val="single" w:color="ED7D31" w:themeColor="accent2"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b/>
        <w:sz w:val="22"/>
      </w:rPr>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Row">
      <w:rPr>
        <w:b/>
        <w:sz w:val="22"/>
      </w:rPr>
      <w:tblPr/>
      <w:tcPr>
        <w:tcBorders>
          <w:top w:val="single" w:color="A5A5A5" w:themeColor="accent3" w:sz="4" w:space="0"/>
          <w:left w:val="none" w:color="000000" w:sz="4" w:space="0"/>
          <w:bottom w:val="single" w:color="A5A5A5" w:themeColor="accent3"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b/>
        <w:sz w:val="22"/>
      </w:rPr>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Row">
      <w:rPr>
        <w:b/>
        <w:sz w:val="22"/>
      </w:rPr>
      <w:tblPr/>
      <w:tcPr>
        <w:tcBorders>
          <w:top w:val="single" w:color="FFC000" w:themeColor="accent4" w:sz="4" w:space="0"/>
          <w:left w:val="none" w:color="000000" w:sz="4" w:space="0"/>
          <w:bottom w:val="single" w:color="FFC000" w:themeColor="accent4"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b/>
        <w:sz w:val="22"/>
      </w:rPr>
      <w:tblPr/>
      <w:tcPr>
        <w:tcBorders>
          <w:top w:val="single" w:color="5B9BD5" w:themeColor="accent5" w:sz="4" w:space="0"/>
          <w:left w:val="none" w:color="000000" w:sz="4" w:space="0"/>
          <w:bottom w:val="single" w:color="5B9BD5" w:themeColor="accent5" w:sz="4" w:space="0"/>
          <w:right w:val="none" w:color="000000" w:sz="4" w:space="0"/>
        </w:tcBorders>
      </w:tcPr>
    </w:tblStylePr>
    <w:tblStylePr w:type="lastRow">
      <w:rPr>
        <w:b/>
        <w:sz w:val="22"/>
      </w:rPr>
      <w:tblPr/>
      <w:tcPr>
        <w:tcBorders>
          <w:top w:val="single" w:color="5B9BD5" w:themeColor="accent5" w:sz="4" w:space="0"/>
          <w:left w:val="none" w:color="000000" w:sz="4" w:space="0"/>
          <w:bottom w:val="single" w:color="5B9BD5" w:themeColor="accent5"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5E5F4" w:fill="D5E5F4" w:themeFill="accent5" w:themeFillTint="40"/>
      </w:tcPr>
    </w:tblStylePr>
    <w:tblStylePr w:type="band1Horz">
      <w:rPr>
        <w:sz w:val="22"/>
      </w:rPr>
      <w:tblPr/>
      <w:tcPr>
        <w:shd w:val="clear" w:color="D5E5F4" w:fill="D5E5F4"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b/>
        <w:sz w:val="22"/>
      </w:rPr>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Row">
      <w:rPr>
        <w:b/>
        <w:sz w:val="22"/>
      </w:rPr>
      <w:tblPr/>
      <w:tcPr>
        <w:tcBorders>
          <w:top w:val="single" w:color="70AD47" w:themeColor="accent6" w:sz="4" w:space="0"/>
          <w:left w:val="none" w:color="000000" w:sz="4" w:space="0"/>
          <w:bottom w:val="single" w:color="70AD47" w:themeColor="accent6"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3">
    <w:name w:val="List Table 3"/>
    <w:basedOn w:val="TableauNormal"/>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000000" w:themeColor="text1" w:sz="4" w:space="0"/>
          <w:right w:val="single" w:color="000000" w:themeColor="text1" w:sz="4" w:space="0"/>
        </w:tcBorders>
      </w:tcPr>
    </w:tblStylePr>
    <w:tblStylePr w:type="band1Horz">
      <w:rPr>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basedOn w:val="TableauNormal"/>
    <w:uiPriority w:val="99"/>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sz w:val="22"/>
      </w:rPr>
      <w:tblPr/>
      <w:tcPr>
        <w:shd w:val="clear" w:color="4472C4" w:fill="4472C4" w:themeFill="accen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4472C4" w:themeColor="accent1" w:sz="4" w:space="0"/>
          <w:right w:val="single" w:color="4472C4" w:themeColor="accent1" w:sz="4" w:space="0"/>
        </w:tcBorders>
      </w:tcPr>
    </w:tblStylePr>
    <w:tblStylePr w:type="band1Horz">
      <w:rPr>
        <w:sz w:val="22"/>
      </w:rPr>
      <w:tblPr/>
      <w:tcPr>
        <w:tcBorders>
          <w:top w:val="single" w:color="4472C4" w:themeColor="accent1" w:sz="4" w:space="0"/>
          <w:bottom w:val="single" w:color="4472C4" w:themeColor="accent1" w:sz="4" w:space="0"/>
        </w:tcBorders>
      </w:tcPr>
    </w:tblStylePr>
  </w:style>
  <w:style w:type="table" w:customStyle="1" w:styleId="ListTable3-Accent2">
    <w:name w:val="List Table 3 - Accent 2"/>
    <w:basedOn w:val="TableauNormal"/>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b/>
        <w:sz w:val="22"/>
      </w:rPr>
      <w:tblPr/>
      <w:tcPr>
        <w:shd w:val="clear" w:color="F4B184" w:fill="F4B184" w:themeFill="accent2" w:themeFillTint="97"/>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ED7D31" w:themeColor="accent2" w:sz="4" w:space="0"/>
          <w:right w:val="single" w:color="ED7D31" w:themeColor="accent2" w:sz="4" w:space="0"/>
        </w:tcBorders>
      </w:tcPr>
    </w:tblStylePr>
    <w:tblStylePr w:type="band1Horz">
      <w:rPr>
        <w:sz w:val="22"/>
      </w:rPr>
      <w:tblPr/>
      <w:tcPr>
        <w:tcBorders>
          <w:top w:val="single" w:color="ED7D31" w:themeColor="accent2" w:sz="4" w:space="0"/>
          <w:bottom w:val="single" w:color="ED7D31" w:themeColor="accent2" w:sz="4" w:space="0"/>
        </w:tcBorders>
      </w:tcPr>
    </w:tblStylePr>
  </w:style>
  <w:style w:type="table" w:customStyle="1" w:styleId="ListTable3-Accent3">
    <w:name w:val="List Table 3 - Accent 3"/>
    <w:basedOn w:val="TableauNormal"/>
    <w:uiPriority w:val="99"/>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b/>
        <w:sz w:val="22"/>
      </w:rPr>
      <w:tblPr/>
      <w:tcPr>
        <w:shd w:val="clear" w:color="C9C9C9" w:fill="C9C9C9" w:themeFill="accent3"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A5A5A5" w:themeColor="accent3" w:sz="4" w:space="0"/>
          <w:right w:val="single" w:color="A5A5A5" w:themeColor="accent3" w:sz="4" w:space="0"/>
        </w:tcBorders>
      </w:tcPr>
    </w:tblStylePr>
    <w:tblStylePr w:type="band1Horz">
      <w:rPr>
        <w:sz w:val="22"/>
      </w:rPr>
      <w:tblPr/>
      <w:tcPr>
        <w:tcBorders>
          <w:top w:val="single" w:color="A5A5A5" w:themeColor="accent3" w:sz="4" w:space="0"/>
          <w:bottom w:val="single" w:color="A5A5A5" w:themeColor="accent3" w:sz="4" w:space="0"/>
        </w:tcBorders>
      </w:tcPr>
    </w:tblStylePr>
  </w:style>
  <w:style w:type="table" w:customStyle="1" w:styleId="ListTable3-Accent4">
    <w:name w:val="List Table 3 - Accent 4"/>
    <w:basedOn w:val="TableauNormal"/>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b/>
        <w:sz w:val="22"/>
      </w:rPr>
      <w:tblPr/>
      <w:tcPr>
        <w:shd w:val="clear" w:color="FFD865" w:fill="FFD865" w:themeFill="accent4"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FFC000" w:themeColor="accent4" w:sz="4" w:space="0"/>
          <w:right w:val="single" w:color="FFC000" w:themeColor="accent4" w:sz="4" w:space="0"/>
        </w:tcBorders>
      </w:tcPr>
    </w:tblStylePr>
    <w:tblStylePr w:type="band1Horz">
      <w:rPr>
        <w:sz w:val="22"/>
      </w:rPr>
      <w:tblPr/>
      <w:tcPr>
        <w:tcBorders>
          <w:top w:val="single" w:color="FFC000" w:themeColor="accent4" w:sz="4" w:space="0"/>
          <w:bottom w:val="single" w:color="FFC000" w:themeColor="accent4" w:sz="4" w:space="0"/>
        </w:tcBorders>
      </w:tcPr>
    </w:tblStylePr>
  </w:style>
  <w:style w:type="table" w:customStyle="1" w:styleId="ListTable3-Accent5">
    <w:name w:val="List Table 3 - Accent 5"/>
    <w:basedOn w:val="TableauNormal"/>
    <w:uiPriority w:val="99"/>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b/>
        <w:sz w:val="22"/>
      </w:rPr>
      <w:tblPr/>
      <w:tcPr>
        <w:shd w:val="clear" w:color="9BC2E5" w:fill="9BC2E5" w:themeFill="accent5"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5B9BD5" w:themeColor="accent5" w:sz="4" w:space="0"/>
          <w:right w:val="single" w:color="5B9BD5" w:themeColor="accent5" w:sz="4" w:space="0"/>
        </w:tcBorders>
      </w:tcPr>
    </w:tblStylePr>
    <w:tblStylePr w:type="band1Horz">
      <w:rPr>
        <w:sz w:val="22"/>
      </w:rPr>
      <w:tblPr/>
      <w:tcPr>
        <w:tcBorders>
          <w:top w:val="single" w:color="5B9BD5" w:themeColor="accent5" w:sz="4" w:space="0"/>
          <w:bottom w:val="single" w:color="5B9BD5" w:themeColor="accent5" w:sz="4" w:space="0"/>
        </w:tcBorders>
      </w:tcPr>
    </w:tblStylePr>
  </w:style>
  <w:style w:type="table" w:customStyle="1" w:styleId="ListTable3-Accent6">
    <w:name w:val="List Table 3 - Accent 6"/>
    <w:basedOn w:val="TableauNormal"/>
    <w:uiPriority w:val="99"/>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b/>
        <w:sz w:val="22"/>
      </w:rPr>
      <w:tblPr/>
      <w:tcPr>
        <w:shd w:val="clear" w:color="A9D08E" w:fill="A9D08E" w:themeFill="accent6"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70AD47" w:themeColor="accent6" w:sz="4" w:space="0"/>
          <w:right w:val="single" w:color="70AD47" w:themeColor="accent6" w:sz="4" w:space="0"/>
        </w:tcBorders>
      </w:tcPr>
    </w:tblStylePr>
    <w:tblStylePr w:type="band1Horz">
      <w:rPr>
        <w:sz w:val="22"/>
      </w:rPr>
      <w:tblPr/>
      <w:tcPr>
        <w:tcBorders>
          <w:top w:val="single" w:color="70AD47" w:themeColor="accent6" w:sz="4" w:space="0"/>
          <w:bottom w:val="single" w:color="70AD47" w:themeColor="accent6" w:sz="4" w:space="0"/>
        </w:tcBorders>
      </w:tcPr>
    </w:tblStylePr>
  </w:style>
  <w:style w:type="table" w:styleId="TableauListe4">
    <w:name w:val="List Table 4"/>
    <w:basedOn w:val="TableauNormal"/>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b/>
        <w:sz w:val="22"/>
      </w:rPr>
      <w:tblPr/>
      <w:tcPr>
        <w:shd w:val="clear" w:color="4472C4" w:fill="4472C4" w:themeFill="accent1"/>
      </w:tcPr>
    </w:tblStylePr>
    <w:tblStylePr w:type="lastRow">
      <w:rPr>
        <w:b/>
      </w:rPr>
      <w:tblPr/>
    </w:tblStylePr>
    <w:tblStylePr w:type="firstCol">
      <w:rPr>
        <w:b/>
      </w:rPr>
      <w:tblPr/>
    </w:tblStylePr>
    <w:tblStylePr w:type="lastCol">
      <w:rPr>
        <w:b/>
      </w:rPr>
      <w:tblPr/>
    </w:tblStylePr>
    <w:tblStylePr w:type="band1Vert">
      <w:rPr>
        <w:sz w:val="22"/>
      </w:rPr>
      <w:tblPr/>
      <w:tcPr>
        <w:shd w:val="clear" w:color="CFDBF0" w:fill="CFDBF0" w:themeFill="accent1" w:themeFillTint="40"/>
      </w:tcPr>
    </w:tblStylePr>
    <w:tblStylePr w:type="band1Horz">
      <w:rPr>
        <w:sz w:val="22"/>
      </w:rPr>
      <w:tblPr/>
      <w:tcPr>
        <w:shd w:val="clear" w:color="CFDBF0" w:fill="CFDBF0"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b/>
        <w:sz w:val="22"/>
      </w:rPr>
      <w:tblPr/>
      <w:tcPr>
        <w:shd w:val="clear" w:color="ED7D31" w:fill="ED7D31" w:themeFill="accent2"/>
      </w:tcPr>
    </w:tblStylePr>
    <w:tblStylePr w:type="lastRow">
      <w:rPr>
        <w:b/>
      </w:rPr>
      <w:tblPr/>
    </w:tblStylePr>
    <w:tblStylePr w:type="firstCol">
      <w:rPr>
        <w:b/>
      </w:rPr>
      <w:tblPr/>
    </w:tblStylePr>
    <w:tblStylePr w:type="lastCol">
      <w:rPr>
        <w:b/>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b/>
        <w:sz w:val="22"/>
      </w:rPr>
      <w:tblPr/>
      <w:tcPr>
        <w:shd w:val="clear" w:color="A5A5A5" w:fill="A5A5A5" w:themeFill="accent3"/>
      </w:tcPr>
    </w:tblStylePr>
    <w:tblStylePr w:type="lastRow">
      <w:rPr>
        <w:b/>
      </w:rPr>
      <w:tblPr/>
    </w:tblStylePr>
    <w:tblStylePr w:type="firstCol">
      <w:rPr>
        <w:b/>
      </w:rPr>
      <w:tblPr/>
    </w:tblStylePr>
    <w:tblStylePr w:type="lastCol">
      <w:rPr>
        <w:b/>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b/>
        <w:sz w:val="22"/>
      </w:rPr>
      <w:tblPr/>
      <w:tcPr>
        <w:shd w:val="clear" w:color="FFC000" w:fill="FFC000" w:themeFill="accent4"/>
      </w:tcPr>
    </w:tblStylePr>
    <w:tblStylePr w:type="lastRow">
      <w:rPr>
        <w:b/>
      </w:rPr>
      <w:tblPr/>
    </w:tblStylePr>
    <w:tblStylePr w:type="firstCol">
      <w:rPr>
        <w:b/>
      </w:rPr>
      <w:tblPr/>
    </w:tblStylePr>
    <w:tblStylePr w:type="lastCol">
      <w:rPr>
        <w:b/>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b/>
        <w:sz w:val="22"/>
      </w:rPr>
      <w:tblPr/>
      <w:tcPr>
        <w:shd w:val="clear" w:color="5B9BD5" w:fill="5B9BD5" w:themeFill="accent5"/>
      </w:tcPr>
    </w:tblStylePr>
    <w:tblStylePr w:type="lastRow">
      <w:rPr>
        <w:b/>
      </w:rPr>
      <w:tblPr/>
    </w:tblStylePr>
    <w:tblStylePr w:type="firstCol">
      <w:rPr>
        <w:b/>
      </w:rPr>
      <w:tblPr/>
    </w:tblStylePr>
    <w:tblStylePr w:type="lastCol">
      <w:rPr>
        <w:b/>
      </w:rPr>
      <w:tblPr/>
    </w:tblStylePr>
    <w:tblStylePr w:type="band1Vert">
      <w:rPr>
        <w:sz w:val="22"/>
      </w:rPr>
      <w:tblPr/>
      <w:tcPr>
        <w:shd w:val="clear" w:color="D5E5F4" w:fill="D5E5F4" w:themeFill="accent5" w:themeFillTint="40"/>
      </w:tcPr>
    </w:tblStylePr>
    <w:tblStylePr w:type="band1Horz">
      <w:rPr>
        <w:sz w:val="22"/>
      </w:rPr>
      <w:tblPr/>
      <w:tcPr>
        <w:shd w:val="clear" w:color="D5E5F4" w:fill="D5E5F4"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b/>
        <w:sz w:val="22"/>
      </w:rPr>
      <w:tblPr/>
      <w:tcPr>
        <w:shd w:val="clear" w:color="70AD47" w:fill="70AD47" w:themeFill="accent6"/>
      </w:tcPr>
    </w:tblStylePr>
    <w:tblStylePr w:type="lastRow">
      <w:rPr>
        <w:b/>
      </w:rPr>
      <w:tblPr/>
    </w:tblStylePr>
    <w:tblStylePr w:type="firstCol">
      <w:rPr>
        <w:b/>
      </w:rPr>
      <w:tblPr/>
    </w:tblStylePr>
    <w:tblStylePr w:type="lastCol">
      <w:rPr>
        <w:b/>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5Fonc">
    <w:name w:val="List Table 5 Dark"/>
    <w:basedOn w:val="TableauNormal"/>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firstRow">
      <w:rPr>
        <w:b/>
        <w:color w:val="FFFFFF" w:themeColor="light1"/>
        <w:sz w:val="22"/>
      </w:rPr>
      <w:tblPr/>
      <w:tcPr>
        <w:tcBorders>
          <w:top w:val="single" w:color="000000"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000000" w:themeColor="text1" w:sz="32" w:space="0"/>
          <w:right w:val="single" w:color="FFFFFF" w:themeColor="light1" w:sz="4" w:space="0"/>
        </w:tcBorders>
      </w:tcPr>
    </w:tblStylePr>
    <w:tblStylePr w:type="lastCol">
      <w:tblPr/>
      <w:tcPr>
        <w:tcBorders>
          <w:left w:val="single" w:color="FFFFFF" w:themeColor="light1" w:sz="4" w:space="0"/>
          <w:right w:val="single" w:color="000000"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firstRow">
      <w:rPr>
        <w:b/>
        <w:color w:val="FFFFFF" w:themeColor="light1"/>
        <w:sz w:val="22"/>
      </w:rPr>
      <w:tblPr/>
      <w:tcPr>
        <w:tcBorders>
          <w:top w:val="single" w:color="4472C4" w:themeColor="accent1" w:sz="32" w:space="0"/>
          <w:bottom w:val="single" w:color="FFFFFF" w:themeColor="light1" w:sz="12" w:space="0"/>
        </w:tcBorders>
        <w:shd w:val="clear" w:color="4472C4" w:fill="4472C4" w:themeFill="accent1"/>
      </w:tcPr>
    </w:tblStylePr>
    <w:tblStylePr w:type="lastRow">
      <w:rPr>
        <w:b/>
        <w:color w:val="FFFFFF" w:themeColor="light1"/>
        <w:sz w:val="22"/>
      </w:rPr>
      <w:tblPr/>
    </w:tblStylePr>
    <w:tblStylePr w:type="firstCol">
      <w:rPr>
        <w:b/>
        <w:color w:val="FFFFFF" w:themeColor="light1"/>
        <w:sz w:val="22"/>
      </w:rPr>
      <w:tblPr/>
      <w:tcPr>
        <w:tcBorders>
          <w:left w:val="single" w:color="4472C4" w:themeColor="accent1" w:sz="32" w:space="0"/>
          <w:right w:val="single" w:color="FFFFFF" w:themeColor="light1" w:sz="4" w:space="0"/>
        </w:tcBorders>
      </w:tcPr>
    </w:tblStylePr>
    <w:tblStylePr w:type="lastCol">
      <w:tblPr/>
      <w:tcPr>
        <w:tcBorders>
          <w:left w:val="single" w:color="FFFFFF" w:themeColor="light1" w:sz="4" w:space="0"/>
          <w:right w:val="single" w:color="4472C4" w:themeColor="accent1" w:sz="32" w:space="0"/>
        </w:tcBorders>
      </w:tcPr>
    </w:tblStylePr>
    <w:tblStylePr w:type="band1Vert">
      <w:tblPr/>
      <w:tcPr>
        <w:tcBorders>
          <w:left w:val="single" w:color="FFFFFF" w:themeColor="light1" w:sz="4" w:space="0"/>
          <w:right w:val="single" w:color="FFFFFF" w:themeColor="light1" w:sz="4" w:space="0"/>
        </w:tcBorders>
        <w:shd w:val="clear" w:color="4472C4" w:fill="4472C4"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472C4" w:fill="4472C4" w:themeFill="accent1"/>
      </w:tcPr>
    </w:tblStylePr>
    <w:tblStylePr w:type="band2Horz">
      <w:tblPr/>
      <w:tcPr>
        <w:tcBorders>
          <w:top w:val="single" w:color="FFFFFF" w:themeColor="light1" w:sz="4" w:space="0"/>
          <w:bottom w:val="single" w:color="FFFFFF" w:themeColor="light1" w:sz="4" w:space="0"/>
        </w:tcBorders>
        <w:shd w:val="clear" w:color="4472C4" w:fill="4472C4"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firstRow">
      <w:rPr>
        <w:b/>
        <w:color w:val="FFFFFF" w:themeColor="light1"/>
        <w:sz w:val="22"/>
      </w:rPr>
      <w:tblPr/>
      <w:tcPr>
        <w:tcBorders>
          <w:top w:val="single" w:color="ED7D31" w:themeColor="accent2" w:sz="32" w:space="0"/>
          <w:bottom w:val="single" w:color="FFFFFF" w:themeColor="light1" w:sz="12" w:space="0"/>
        </w:tcBorders>
        <w:shd w:val="clear" w:color="F4B184" w:fill="F4B184"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ED7D31" w:themeColor="accent2" w:sz="32" w:space="0"/>
          <w:right w:val="single" w:color="FFFFFF" w:themeColor="light1" w:sz="4" w:space="0"/>
        </w:tcBorders>
      </w:tcPr>
    </w:tblStylePr>
    <w:tblStylePr w:type="lastCol">
      <w:tblPr/>
      <w:tcPr>
        <w:tcBorders>
          <w:left w:val="single" w:color="FFFFFF" w:themeColor="light1" w:sz="4" w:space="0"/>
          <w:right w:val="single" w:color="ED7D31" w:themeColor="accent2" w:sz="32" w:space="0"/>
        </w:tcBorders>
      </w:tcPr>
    </w:tblStylePr>
    <w:tblStylePr w:type="band1Vert">
      <w:tblPr/>
      <w:tcPr>
        <w:tcBorders>
          <w:left w:val="single" w:color="FFFFFF" w:themeColor="light1" w:sz="4" w:space="0"/>
          <w:right w:val="single" w:color="FFFFFF" w:themeColor="light1" w:sz="4" w:space="0"/>
        </w:tcBorders>
        <w:shd w:val="clear" w:color="F4B184"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fill="F4B184"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b/>
        <w:color w:val="FFFFFF" w:themeColor="light1"/>
        <w:sz w:val="22"/>
      </w:rPr>
      <w:tblPr/>
      <w:tcPr>
        <w:tcBorders>
          <w:top w:val="single" w:color="A5A5A5" w:themeColor="accent3" w:sz="32" w:space="0"/>
          <w:bottom w:val="single" w:color="FFFFFF" w:themeColor="light1" w:sz="12" w:space="0"/>
        </w:tcBorders>
        <w:shd w:val="clear" w:color="C9C9C9" w:fill="C9C9C9"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A5A5A5" w:themeColor="accent3" w:sz="32" w:space="0"/>
          <w:right w:val="single" w:color="FFFFFF" w:themeColor="light1" w:sz="4" w:space="0"/>
        </w:tcBorders>
      </w:tcPr>
    </w:tblStylePr>
    <w:tblStylePr w:type="lastCol">
      <w:tblPr/>
      <w:tcPr>
        <w:tcBorders>
          <w:left w:val="single" w:color="FFFFFF" w:themeColor="light1" w:sz="4" w:space="0"/>
          <w:right w:val="single" w:color="A5A5A5" w:themeColor="accent3" w:sz="32" w:space="0"/>
        </w:tcBorders>
      </w:tcPr>
    </w:tblStylePr>
    <w:tblStylePr w:type="band1Vert">
      <w:tblPr/>
      <w:tcPr>
        <w:tcBorders>
          <w:left w:val="single" w:color="FFFFFF" w:themeColor="light1" w:sz="4" w:space="0"/>
          <w:right w:val="single" w:color="FFFFFF" w:themeColor="light1" w:sz="4" w:space="0"/>
        </w:tcBorders>
        <w:shd w:val="clear" w:color="C9C9C9"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fill="C9C9C9"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firstRow">
      <w:rPr>
        <w:b/>
        <w:color w:val="FFFFFF" w:themeColor="light1"/>
        <w:sz w:val="22"/>
      </w:rPr>
      <w:tblPr/>
      <w:tcPr>
        <w:tcBorders>
          <w:top w:val="single" w:color="FFC000" w:themeColor="accent4" w:sz="32" w:space="0"/>
          <w:bottom w:val="single" w:color="FFFFFF" w:themeColor="light1" w:sz="12" w:space="0"/>
        </w:tcBorders>
        <w:shd w:val="clear" w:color="FFD865" w:fill="FFD865"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FFC000" w:themeColor="accent4" w:sz="32" w:space="0"/>
          <w:right w:val="single" w:color="FFFFFF" w:themeColor="light1" w:sz="4" w:space="0"/>
        </w:tcBorders>
      </w:tcPr>
    </w:tblStylePr>
    <w:tblStylePr w:type="lastCol">
      <w:tblPr/>
      <w:tcPr>
        <w:tcBorders>
          <w:left w:val="single" w:color="FFFFFF" w:themeColor="light1" w:sz="4" w:space="0"/>
          <w:right w:val="single" w:color="FFC000" w:themeColor="accent4" w:sz="32" w:space="0"/>
        </w:tcBorders>
      </w:tcPr>
    </w:tblStylePr>
    <w:tblStylePr w:type="band1Vert">
      <w:tblPr/>
      <w:tcPr>
        <w:tcBorders>
          <w:left w:val="single" w:color="FFFFFF" w:themeColor="light1" w:sz="4" w:space="0"/>
          <w:right w:val="single" w:color="FFFFFF" w:themeColor="light1" w:sz="4" w:space="0"/>
        </w:tcBorders>
        <w:shd w:val="clear" w:color="FFD865"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fill="FFD865"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firstRow">
      <w:rPr>
        <w:b/>
        <w:color w:val="FFFFFF" w:themeColor="light1"/>
        <w:sz w:val="22"/>
      </w:rPr>
      <w:tblPr/>
      <w:tcPr>
        <w:tcBorders>
          <w:top w:val="single" w:color="5B9BD5" w:themeColor="accent5" w:sz="32" w:space="0"/>
          <w:bottom w:val="single" w:color="FFFFFF" w:themeColor="light1" w:sz="12" w:space="0"/>
        </w:tcBorders>
        <w:shd w:val="clear" w:color="9BC2E5" w:fill="9BC2E5"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5B9BD5" w:themeColor="accent5" w:sz="32" w:space="0"/>
          <w:right w:val="single" w:color="FFFFFF" w:themeColor="light1" w:sz="4" w:space="0"/>
        </w:tcBorders>
      </w:tcPr>
    </w:tblStylePr>
    <w:tblStylePr w:type="lastCol">
      <w:tblPr/>
      <w:tcPr>
        <w:tcBorders>
          <w:left w:val="single" w:color="FFFFFF" w:themeColor="light1" w:sz="4" w:space="0"/>
          <w:right w:val="single" w:color="5B9BD5" w:themeColor="accent5" w:sz="32" w:space="0"/>
        </w:tcBorders>
      </w:tcPr>
    </w:tblStylePr>
    <w:tblStylePr w:type="band1Vert">
      <w:tblPr/>
      <w:tcPr>
        <w:tcBorders>
          <w:left w:val="single" w:color="FFFFFF" w:themeColor="light1" w:sz="4" w:space="0"/>
          <w:right w:val="single" w:color="FFFFFF" w:themeColor="light1" w:sz="4" w:space="0"/>
        </w:tcBorders>
        <w:shd w:val="clear" w:color="9BC2E5" w:fill="9BC2E5"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BC2E5" w:fill="9BC2E5" w:themeFill="accent5" w:themeFillTint="9a"/>
      </w:tcPr>
    </w:tblStylePr>
    <w:tblStylePr w:type="band2Horz">
      <w:tblPr/>
      <w:tcPr>
        <w:tcBorders>
          <w:top w:val="single" w:color="FFFFFF" w:themeColor="light1" w:sz="4" w:space="0"/>
          <w:bottom w:val="single" w:color="FFFFFF" w:themeColor="light1" w:sz="4" w:space="0"/>
        </w:tcBorders>
        <w:shd w:val="clear" w:color="9BC2E5" w:fill="9BC2E5"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b/>
        <w:color w:val="FFFFFF" w:themeColor="light1"/>
        <w:sz w:val="22"/>
      </w:rPr>
      <w:tblPr/>
      <w:tcPr>
        <w:tcBorders>
          <w:top w:val="single" w:color="70AD47" w:themeColor="accent6" w:sz="32" w:space="0"/>
          <w:bottom w:val="single" w:color="FFFFFF" w:themeColor="light1" w:sz="12" w:space="0"/>
        </w:tcBorders>
        <w:shd w:val="clear" w:color="A9D08E" w:fill="A9D08E"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70AD47" w:themeColor="accent6" w:sz="32" w:space="0"/>
          <w:right w:val="single" w:color="FFFFFF" w:themeColor="light1" w:sz="4" w:space="0"/>
        </w:tcBorders>
      </w:tcPr>
    </w:tblStylePr>
    <w:tblStylePr w:type="lastCol">
      <w:tblPr/>
      <w:tcPr>
        <w:tcBorders>
          <w:left w:val="single" w:color="FFFFFF" w:themeColor="light1" w:sz="4" w:space="0"/>
          <w:right w:val="single" w:color="70AD47" w:themeColor="accent6" w:sz="32" w:space="0"/>
        </w:tcBorders>
      </w:tcPr>
    </w:tblStylePr>
    <w:tblStylePr w:type="band1Vert">
      <w:tblPr/>
      <w:tcPr>
        <w:tcBorders>
          <w:left w:val="single" w:color="FFFFFF" w:themeColor="light1" w:sz="4" w:space="0"/>
          <w:right w:val="single" w:color="FFFFFF" w:themeColor="light1" w:sz="4" w:space="0"/>
        </w:tcBorders>
        <w:shd w:val="clear" w:color="A9D08E"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fill="A9D08E" w:themeFill="accent6" w:themeFillTint="98"/>
      </w:tcPr>
    </w:tblStylePr>
  </w:style>
  <w:style w:type="table" w:styleId="TableauListe6Couleur">
    <w:name w:val="List Table 6 Colorful"/>
    <w:basedOn w:val="TableauNormal"/>
    <w:uiPriority w:val="99"/>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val="000000" w:themeColor="text1"/>
      </w:rPr>
      <w:tblPr/>
      <w:tcPr>
        <w:tcBorders>
          <w:bottom w:val="single" w:color="000000" w:themeColor="text1" w:sz="4" w:space="0"/>
        </w:tcBorders>
      </w:tcPr>
    </w:tblStylePr>
    <w:tblStylePr w:type="lastRow">
      <w:rPr>
        <w:b/>
        <w:color w:val="000000" w:themeColor="text1"/>
      </w:rPr>
      <w:tblPr/>
      <w:tcPr>
        <w:tcBorders>
          <w:top w:val="single" w:color="000000"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customStyle="1" w:styleId="ListTable6Colorful-Accent1">
    <w:name w:val="List Table 6 Colorful - Accent 1"/>
    <w:basedOn w:val="TableauNormal"/>
    <w:uiPriority w:val="99"/>
    <w:tblPr>
      <w:tblStyleRowBandSize w:val="1"/>
      <w:tblStyleColBandSize w:val="1"/>
      <w:tblBorders>
        <w:top w:val="single" w:color="4472C4" w:themeColor="accent1" w:sz="4" w:space="0"/>
        <w:bottom w:val="single" w:color="4472C4" w:themeColor="accent1" w:sz="4" w:space="0"/>
      </w:tblBorders>
    </w:tblPr>
    <w:tblStylePr w:type="firstRow">
      <w:rPr>
        <w:b/>
        <w:color w:val="254175" w:themeColor="accent1" w:themeShade="95"/>
      </w:rPr>
      <w:tblPr/>
      <w:tcPr>
        <w:tcBorders>
          <w:bottom w:val="single" w:color="4472C4" w:themeColor="accent1" w:sz="4" w:space="0"/>
        </w:tcBorders>
      </w:tcPr>
    </w:tblStylePr>
    <w:tblStylePr w:type="lastRow">
      <w:rPr>
        <w:b/>
        <w:color w:val="254175" w:themeColor="accent1" w:themeShade="95"/>
      </w:rPr>
      <w:tblPr/>
      <w:tcPr>
        <w:tcBorders>
          <w:top w:val="single" w:color="4472C4" w:themeColor="accent1" w:sz="4" w:space="0"/>
        </w:tcBorders>
      </w:tcPr>
    </w:tblStylePr>
    <w:tblStylePr w:type="firstCol">
      <w:rPr>
        <w:b/>
        <w:color w:val="254175" w:themeColor="accent1" w:themeShade="95"/>
      </w:rPr>
      <w:tblPr/>
    </w:tblStylePr>
    <w:tblStylePr w:type="lastCol">
      <w:rPr>
        <w:b/>
        <w:color w:val="254175" w:themeColor="accent1" w:themeShade="95"/>
      </w:rPr>
      <w:tblPr/>
    </w:tblStylePr>
    <w:tblStylePr w:type="band1Vert">
      <w:tblPr/>
      <w:tcPr>
        <w:shd w:val="clear" w:color="CFDBF0" w:fill="CFDBF0" w:themeFill="accent1" w:themeFillTint="40"/>
      </w:tcPr>
    </w:tblStylePr>
    <w:tblStylePr w:type="band1Horz">
      <w:rPr>
        <w:color w:val="254175" w:themeColor="accent1" w:themeShade="95"/>
        <w:sz w:val="22"/>
      </w:rPr>
      <w:tblPr/>
      <w:tcPr>
        <w:shd w:val="clear" w:color="CFDBF0" w:fill="CFDBF0" w:themeFill="accent1" w:themeFillTint="40"/>
      </w:tcPr>
    </w:tblStylePr>
    <w:tblStylePr w:type="band2Horz">
      <w:rPr>
        <w:color w:val="254175" w:themeColor="accent1" w:themeShade="95"/>
        <w:sz w:val="22"/>
      </w:rPr>
      <w:tblPr/>
    </w:tblStylePr>
  </w:style>
  <w:style w:type="table" w:customStyle="1" w:styleId="ListTable6Colorful-Accent2">
    <w:name w:val="List Table 6 Colorful - Accent 2"/>
    <w:basedOn w:val="TableauNormal"/>
    <w:uiPriority w:val="99"/>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val="F4B184" w:themeColor="accent2" w:themeTint="97" w:themeShade="95"/>
      </w:rPr>
      <w:tblPr/>
      <w:tcPr>
        <w:tcBorders>
          <w:bottom w:val="single" w:color="ED7D31" w:themeColor="accent2" w:sz="4" w:space="0"/>
        </w:tcBorders>
      </w:tcPr>
    </w:tblStylePr>
    <w:tblStylePr w:type="lastRow">
      <w:rPr>
        <w:b/>
        <w:color w:val="F4B184" w:themeColor="accent2" w:themeTint="97" w:themeShade="95"/>
      </w:rPr>
      <w:tblPr/>
      <w:tcPr>
        <w:tcBorders>
          <w:top w:val="single" w:color="ED7D31" w:themeColor="accent2" w:sz="4" w:space="0"/>
        </w:tcBorders>
      </w:tc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Pr/>
    </w:tblStylePr>
  </w:style>
  <w:style w:type="table" w:customStyle="1" w:styleId="ListTable6Colorful-Accent3">
    <w:name w:val="List Table 6 Colorful - Accent 3"/>
    <w:basedOn w:val="TableauNormal"/>
    <w:uiPriority w:val="99"/>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val="C9C9C9" w:themeColor="accent3" w:themeTint="98" w:themeShade="95"/>
      </w:rPr>
      <w:tblPr/>
      <w:tcPr>
        <w:tcBorders>
          <w:bottom w:val="single" w:color="A5A5A5" w:themeColor="accent3" w:sz="4" w:space="0"/>
        </w:tcBorders>
      </w:tcPr>
    </w:tblStylePr>
    <w:tblStylePr w:type="lastRow">
      <w:rPr>
        <w:b/>
        <w:color w:val="C9C9C9" w:themeColor="accent3" w:themeTint="98" w:themeShade="95"/>
      </w:rPr>
      <w:tblPr/>
      <w:tcPr>
        <w:tcBorders>
          <w:top w:val="single" w:color="A5A5A5" w:themeColor="accent3" w:sz="4" w:space="0"/>
        </w:tcBorders>
      </w:tcPr>
    </w:tblStylePr>
    <w:tblStylePr w:type="firstCol">
      <w:rPr>
        <w:b/>
        <w:color w:val="C9C9C9" w:themeColor="accent3" w:themeTint="98" w:themeShade="95"/>
      </w:rPr>
      <w:tblPr/>
    </w:tblStylePr>
    <w:tblStylePr w:type="lastCol">
      <w:rPr>
        <w:b/>
        <w:color w:val="C9C9C9" w:themeColor="accent3" w:themeTint="98" w:themeShade="95"/>
      </w:rPr>
      <w:tbl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Pr/>
    </w:tblStylePr>
  </w:style>
  <w:style w:type="table" w:customStyle="1" w:styleId="ListTable6Colorful-Accent4">
    <w:name w:val="List Table 6 Colorful - Accent 4"/>
    <w:basedOn w:val="TableauNormal"/>
    <w:uiPriority w:val="99"/>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val="FFD865" w:themeColor="accent4" w:themeTint="9a" w:themeShade="95"/>
      </w:rPr>
      <w:tblPr/>
      <w:tcPr>
        <w:tcBorders>
          <w:bottom w:val="single" w:color="FFC000" w:themeColor="accent4" w:sz="4" w:space="0"/>
        </w:tcBorders>
      </w:tcPr>
    </w:tblStylePr>
    <w:tblStylePr w:type="lastRow">
      <w:rPr>
        <w:b/>
        <w:color w:val="FFD865" w:themeColor="accent4" w:themeTint="9a" w:themeShade="95"/>
      </w:rPr>
      <w:tblPr/>
      <w:tcPr>
        <w:tcBorders>
          <w:top w:val="single" w:color="FFC000" w:themeColor="accent4" w:sz="4" w:space="0"/>
        </w:tcBorders>
      </w:tc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Pr/>
    </w:tblStylePr>
  </w:style>
  <w:style w:type="table" w:customStyle="1" w:styleId="ListTable6Colorful-Accent5">
    <w:name w:val="List Table 6 Colorful - Accent 5"/>
    <w:basedOn w:val="TableauNormal"/>
    <w:uiPriority w:val="99"/>
    <w:tblPr>
      <w:tblStyleRowBandSize w:val="1"/>
      <w:tblStyleColBandSize w:val="1"/>
      <w:tblBorders>
        <w:top w:val="single" w:color="9BC2E5" w:themeColor="accent5" w:themeTint="9a" w:sz="4" w:space="0"/>
        <w:bottom w:val="single" w:color="9BC2E5" w:themeColor="accent5" w:themeTint="9a" w:sz="4" w:space="0"/>
      </w:tblBorders>
    </w:tblPr>
    <w:tblStylePr w:type="firstRow">
      <w:rPr>
        <w:b/>
        <w:color w:val="9BC2E5" w:themeColor="accent5" w:themeTint="9a" w:themeShade="95"/>
      </w:rPr>
      <w:tblPr/>
      <w:tcPr>
        <w:tcBorders>
          <w:bottom w:val="single" w:color="5B9BD5" w:themeColor="accent5" w:sz="4" w:space="0"/>
        </w:tcBorders>
      </w:tcPr>
    </w:tblStylePr>
    <w:tblStylePr w:type="lastRow">
      <w:rPr>
        <w:b/>
        <w:color w:val="9BC2E5" w:themeColor="accent5" w:themeTint="9a" w:themeShade="95"/>
      </w:rPr>
      <w:tblPr/>
      <w:tcPr>
        <w:tcBorders>
          <w:top w:val="single" w:color="5B9BD5" w:themeColor="accent5" w:sz="4" w:space="0"/>
        </w:tcBorders>
      </w:tcPr>
    </w:tblStylePr>
    <w:tblStylePr w:type="firstCol">
      <w:rPr>
        <w:b/>
        <w:color w:val="9BC2E5" w:themeColor="accent5" w:themeTint="9a" w:themeShade="95"/>
      </w:rPr>
      <w:tblPr/>
    </w:tblStylePr>
    <w:tblStylePr w:type="lastCol">
      <w:rPr>
        <w:b/>
        <w:color w:val="9BC2E5" w:themeColor="accent5" w:themeTint="9a" w:themeShade="95"/>
      </w:rPr>
      <w:tblPr/>
    </w:tblStylePr>
    <w:tblStylePr w:type="band1Vert">
      <w:tblPr/>
      <w:tcPr>
        <w:shd w:val="clear" w:color="D5E5F4" w:fill="D5E5F4" w:themeFill="accent5" w:themeFillTint="40"/>
      </w:tcPr>
    </w:tblStylePr>
    <w:tblStylePr w:type="band1Horz">
      <w:rPr>
        <w:color w:val="9BC2E5" w:themeColor="accent5" w:themeTint="9a" w:themeShade="95"/>
        <w:sz w:val="22"/>
      </w:rPr>
      <w:tblPr/>
      <w:tcPr>
        <w:shd w:val="clear" w:color="D5E5F4" w:fill="D5E5F4" w:themeFill="accent5" w:themeFillTint="40"/>
      </w:tcPr>
    </w:tblStylePr>
    <w:tblStylePr w:type="band2Horz">
      <w:rPr>
        <w:color w:val="9BC2E5" w:themeColor="accent5" w:themeTint="9a" w:themeShade="95"/>
        <w:sz w:val="22"/>
      </w:rPr>
      <w:tblPr/>
    </w:tblStylePr>
  </w:style>
  <w:style w:type="table" w:customStyle="1" w:styleId="ListTable6Colorful-Accent6">
    <w:name w:val="List Table 6 Colorful - Accent 6"/>
    <w:basedOn w:val="TableauNormal"/>
    <w:uiPriority w:val="99"/>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val="A9D08E" w:themeColor="accent6" w:themeTint="98" w:themeShade="95"/>
      </w:rPr>
      <w:tblPr/>
      <w:tcPr>
        <w:tcBorders>
          <w:bottom w:val="single" w:color="70AD47" w:themeColor="accent6" w:sz="4" w:space="0"/>
        </w:tcBorders>
      </w:tcPr>
    </w:tblStylePr>
    <w:tblStylePr w:type="lastRow">
      <w:rPr>
        <w:b/>
        <w:color w:val="A9D08E" w:themeColor="accent6" w:themeTint="98" w:themeShade="95"/>
      </w:rPr>
      <w:tblPr/>
      <w:tcPr>
        <w:tcBorders>
          <w:top w:val="single" w:color="70AD47" w:themeColor="accent6" w:sz="4" w:space="0"/>
        </w:tcBorders>
      </w:tcPr>
    </w:tblStylePr>
    <w:tblStylePr w:type="firstCol">
      <w:rPr>
        <w:b/>
        <w:color w:val="A9D08E" w:themeColor="accent6" w:themeTint="98" w:themeShade="95"/>
      </w:rPr>
      <w:tblPr/>
    </w:tblStylePr>
    <w:tblStylePr w:type="lastCol">
      <w:rPr>
        <w:b/>
        <w:color w:val="A9D08E" w:themeColor="accent6" w:themeTint="98" w:themeShade="95"/>
      </w:rPr>
      <w:tbl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Pr/>
    </w:tblStylePr>
  </w:style>
  <w:style w:type="table" w:styleId="TableauListe7Couleur">
    <w:name w:val="List Table 7 Colorful"/>
    <w:basedOn w:val="TableauNormal"/>
    <w:uiPriority w:val="99"/>
    <w:tblPr>
      <w:tblStyleRowBandSize w:val="1"/>
      <w:tblStyleColBandSize w:val="1"/>
      <w:tblBorders>
        <w:right w:val="single" w:color="7F7F7F" w:themeColor="text1" w:themeTint="80" w:sz="4" w:space="0"/>
      </w:tblBorders>
    </w:tblPr>
    <w:tblStylePr w:type="firstRow">
      <w:rPr>
        <w:i/>
        <w:color w:val="7F7F7F" w:themeColor="text1" w:themeTint="80" w:themeShade="95"/>
        <w:sz w:val="22"/>
      </w:rPr>
      <w:tblPr/>
      <w:tcPr>
        <w:tcBorders>
          <w:top w:val="none" w:color="000000" w:sz="0" w:space="0"/>
          <w:left w:val="none" w:color="000000" w:sz="0" w:space="0"/>
          <w:bottom w:val="single" w:color="000000" w:themeColor="text1" w:sz="4" w:space="0"/>
          <w:right w:val="none" w:color="000000" w:sz="0" w:space="0"/>
        </w:tcBorders>
        <w:shd w:val="clear" w:color="FFFFFF" w:fill="FFFFFF" w:themeFill="light1"/>
      </w:tcPr>
    </w:tblStylePr>
    <w:tblStylePr w:type="lastRow">
      <w:rPr>
        <w:i/>
        <w:color w:val="7F7F7F" w:themeColor="text1" w:themeTint="80" w:themeShade="95"/>
        <w:sz w:val="22"/>
      </w:rPr>
      <w:tblPr/>
      <w:tcPr>
        <w:tcBorders>
          <w:top w:val="single" w:color="000000" w:themeColor="tex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0" w:space="0"/>
          <w:left w:val="none" w:color="000000" w:sz="0" w:space="0"/>
          <w:bottom w:val="none" w:color="000000" w:sz="0" w:space="0"/>
          <w:right w:val="single" w:color="000000" w:themeColor="text1" w:sz="4" w:space="0"/>
        </w:tcBorders>
        <w:shd w:val="clear" w:color="FFFFFF" w:fill="auto"/>
      </w:tcPr>
    </w:tblStylePr>
    <w:tblStylePr w:type="lastCol">
      <w:rPr>
        <w:i/>
        <w:color w:val="7F7F7F" w:themeColor="text1" w:themeTint="80" w:themeShade="95"/>
        <w:sz w:val="22"/>
      </w:rPr>
      <w:tblPr/>
      <w:tcPr>
        <w:tcBorders>
          <w:top w:val="none" w:color="000000" w:sz="0" w:space="0"/>
          <w:left w:val="single" w:color="000000" w:themeColor="text1" w:sz="4" w:space="0"/>
          <w:bottom w:val="none" w:color="000000" w:sz="0" w:space="0"/>
          <w:right w:val="none" w:color="000000" w:sz="0"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stTable7Colorful-Accent1">
    <w:name w:val="List Table 7 Colorful - Accent 1"/>
    <w:basedOn w:val="TableauNormal"/>
    <w:uiPriority w:val="99"/>
    <w:tblPr>
      <w:tblStyleRowBandSize w:val="1"/>
      <w:tblStyleColBandSize w:val="1"/>
      <w:tblBorders>
        <w:right w:val="single" w:color="4472C4" w:themeColor="accent1" w:sz="4" w:space="0"/>
      </w:tblBorders>
    </w:tblPr>
    <w:tblStylePr w:type="firstRow">
      <w:rPr>
        <w:i/>
        <w:color w:val="254175" w:themeColor="accent1" w:themeShade="95"/>
        <w:sz w:val="22"/>
      </w:rPr>
      <w:tblPr/>
      <w:tcPr>
        <w:tcBorders>
          <w:top w:val="none" w:color="000000" w:sz="0" w:space="0"/>
          <w:left w:val="none" w:color="000000" w:sz="0" w:space="0"/>
          <w:bottom w:val="single" w:color="4472C4" w:themeColor="accent1" w:sz="4" w:space="0"/>
          <w:right w:val="none" w:color="000000" w:sz="0" w:space="0"/>
        </w:tcBorders>
        <w:shd w:val="clear" w:color="FFFFFF" w:fill="FFFFFF" w:themeFill="light1"/>
      </w:tcPr>
    </w:tblStylePr>
    <w:tblStylePr w:type="lastRow">
      <w:rPr>
        <w:i/>
        <w:color w:val="254175" w:themeColor="accent1" w:themeShade="95"/>
        <w:sz w:val="22"/>
      </w:rPr>
      <w:tblPr/>
      <w:tcPr>
        <w:tcBorders>
          <w:top w:val="single" w:color="4472C4" w:themeColor="accen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254175" w:themeColor="accent1" w:themeShade="95"/>
        <w:sz w:val="22"/>
      </w:rPr>
      <w:tblPr/>
      <w:tcPr>
        <w:tcBorders>
          <w:top w:val="none" w:color="000000" w:sz="0" w:space="0"/>
          <w:left w:val="none" w:color="000000" w:sz="0" w:space="0"/>
          <w:bottom w:val="none" w:color="000000" w:sz="0" w:space="0"/>
          <w:right w:val="single" w:color="4472C4" w:themeColor="accent1" w:sz="4" w:space="0"/>
        </w:tcBorders>
        <w:shd w:val="clear" w:color="FFFFFF" w:fill="auto"/>
      </w:tcPr>
    </w:tblStylePr>
    <w:tblStylePr w:type="lastCol">
      <w:rPr>
        <w:i/>
        <w:color w:val="254175" w:themeColor="accent1" w:themeShade="95"/>
        <w:sz w:val="22"/>
      </w:rPr>
      <w:tblPr/>
      <w:tcPr>
        <w:tcBorders>
          <w:top w:val="none" w:color="000000" w:sz="0" w:space="0"/>
          <w:left w:val="single" w:color="4472C4" w:themeColor="accent1" w:sz="4" w:space="0"/>
          <w:bottom w:val="none" w:color="000000" w:sz="0" w:space="0"/>
          <w:right w:val="none" w:color="000000" w:sz="0" w:space="0"/>
        </w:tcBorders>
        <w:shd w:val="clear" w:color="FFFFFF" w:fill="auto"/>
      </w:tcPr>
    </w:tblStylePr>
    <w:tblStylePr w:type="band1Vert">
      <w:tblPr/>
      <w:tcPr>
        <w:shd w:val="clear" w:color="CFDBF0" w:fill="CFDBF0" w:themeFill="accent1" w:themeFillTint="40"/>
      </w:tcPr>
    </w:tblStylePr>
    <w:tblStylePr w:type="band1Horz">
      <w:rPr>
        <w:color w:val="254175" w:themeColor="accent1" w:themeShade="95"/>
        <w:sz w:val="22"/>
      </w:rPr>
      <w:tblPr/>
      <w:tcPr>
        <w:shd w:val="clear" w:color="CFDBF0" w:fill="CFDBF0" w:themeFill="accent1" w:themeFillTint="40"/>
      </w:tcPr>
    </w:tblStylePr>
    <w:tblStylePr w:type="band2Horz">
      <w:rPr>
        <w:color w:val="254175" w:themeColor="accent1" w:themeShade="95"/>
        <w:sz w:val="22"/>
      </w:rPr>
      <w:tblPr/>
    </w:tblStylePr>
  </w:style>
  <w:style w:type="table" w:customStyle="1" w:styleId="ListTable7Colorful-Accent2">
    <w:name w:val="List Table 7 Colorful - Accent 2"/>
    <w:basedOn w:val="TableauNormal"/>
    <w:uiPriority w:val="99"/>
    <w:tblPr>
      <w:tblStyleRowBandSize w:val="1"/>
      <w:tblStyleColBandSize w:val="1"/>
      <w:tblBorders>
        <w:right w:val="single" w:color="F4B184" w:themeColor="accent2" w:themeTint="97" w:sz="4" w:space="0"/>
      </w:tblBorders>
    </w:tblPr>
    <w:tblStylePr w:type="firstRow">
      <w:rPr>
        <w:i/>
        <w:color w:val="F4B184" w:themeColor="accent2" w:themeTint="97" w:themeShade="95"/>
        <w:sz w:val="22"/>
      </w:rPr>
      <w:tblPr/>
      <w:tcPr>
        <w:tcBorders>
          <w:top w:val="none" w:color="000000" w:sz="0" w:space="0"/>
          <w:left w:val="none" w:color="000000" w:sz="0" w:space="0"/>
          <w:bottom w:val="single" w:color="ED7D31" w:themeColor="accent2" w:sz="4" w:space="0"/>
          <w:right w:val="none" w:color="000000" w:sz="0" w:space="0"/>
        </w:tcBorders>
        <w:shd w:val="clear" w:color="FFFFFF" w:fill="FFFFFF" w:themeFill="light1"/>
      </w:tcPr>
    </w:tblStylePr>
    <w:tblStylePr w:type="lastRow">
      <w:rPr>
        <w:i/>
        <w:color w:val="F4B184" w:themeColor="accent2" w:themeTint="97" w:themeShade="95"/>
        <w:sz w:val="22"/>
      </w:rPr>
      <w:tblPr/>
      <w:tcPr>
        <w:tcBorders>
          <w:top w:val="single" w:color="ED7D31" w:themeColor="accent2"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4B184" w:themeColor="accent2" w:themeTint="97" w:themeShade="95"/>
        <w:sz w:val="22"/>
      </w:rPr>
      <w:tblPr/>
      <w:tcPr>
        <w:tcBorders>
          <w:top w:val="none" w:color="000000" w:sz="0" w:space="0"/>
          <w:left w:val="none" w:color="000000" w:sz="0" w:space="0"/>
          <w:bottom w:val="none" w:color="000000" w:sz="0" w:space="0"/>
          <w:right w:val="single" w:color="ED7D31" w:themeColor="accent2" w:sz="4" w:space="0"/>
        </w:tcBorders>
        <w:shd w:val="clear" w:color="FFFFFF" w:fill="auto"/>
      </w:tcPr>
    </w:tblStylePr>
    <w:tblStylePr w:type="lastCol">
      <w:rPr>
        <w:i/>
        <w:color w:val="F4B184" w:themeColor="accent2" w:themeTint="97" w:themeShade="95"/>
        <w:sz w:val="22"/>
      </w:rPr>
      <w:tblPr/>
      <w:tcPr>
        <w:tcBorders>
          <w:top w:val="none" w:color="000000" w:sz="0" w:space="0"/>
          <w:left w:val="single" w:color="ED7D31" w:themeColor="accent2" w:sz="4" w:space="0"/>
          <w:bottom w:val="none" w:color="000000" w:sz="0" w:space="0"/>
          <w:right w:val="none" w:color="000000" w:sz="0" w:space="0"/>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Pr/>
    </w:tblStylePr>
  </w:style>
  <w:style w:type="table" w:customStyle="1" w:styleId="ListTable7Colorful-Accent3">
    <w:name w:val="List Table 7 Colorful - Accent 3"/>
    <w:basedOn w:val="TableauNormal"/>
    <w:uiPriority w:val="99"/>
    <w:tblPr>
      <w:tblStyleRowBandSize w:val="1"/>
      <w:tblStyleColBandSize w:val="1"/>
      <w:tblBorders>
        <w:right w:val="single" w:color="C9C9C9" w:themeColor="accent3" w:themeTint="98" w:sz="4" w:space="0"/>
      </w:tblBorders>
    </w:tblPr>
    <w:tblStylePr w:type="firstRow">
      <w:rPr>
        <w:i/>
        <w:color w:val="C9C9C9" w:themeColor="accent3" w:themeTint="98" w:themeShade="95"/>
        <w:sz w:val="22"/>
      </w:rPr>
      <w:tblPr/>
      <w:tcPr>
        <w:tcBorders>
          <w:top w:val="none" w:color="000000" w:sz="0" w:space="0"/>
          <w:left w:val="none" w:color="000000" w:sz="0" w:space="0"/>
          <w:bottom w:val="single" w:color="A5A5A5" w:themeColor="accent3" w:sz="4" w:space="0"/>
          <w:right w:val="none" w:color="000000" w:sz="0" w:space="0"/>
        </w:tcBorders>
        <w:shd w:val="clear" w:color="FFFFFF" w:fill="FFFFFF" w:themeFill="light1"/>
      </w:tcPr>
    </w:tblStylePr>
    <w:tblStylePr w:type="lastRow">
      <w:rPr>
        <w:i/>
        <w:color w:val="C9C9C9" w:themeColor="accent3" w:themeTint="98" w:themeShade="95"/>
        <w:sz w:val="22"/>
      </w:rPr>
      <w:tblPr/>
      <w:tcPr>
        <w:tcBorders>
          <w:top w:val="single" w:color="A5A5A5" w:themeColor="accent3"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C9C9C9" w:themeColor="accent3" w:themeTint="98" w:themeShade="95"/>
        <w:sz w:val="22"/>
      </w:rPr>
      <w:tblPr/>
      <w:tcPr>
        <w:tcBorders>
          <w:top w:val="none" w:color="000000" w:sz="0" w:space="0"/>
          <w:left w:val="none" w:color="000000" w:sz="0" w:space="0"/>
          <w:bottom w:val="none" w:color="000000" w:sz="0" w:space="0"/>
          <w:right w:val="single" w:color="A5A5A5" w:themeColor="accent3" w:sz="4" w:space="0"/>
        </w:tcBorders>
        <w:shd w:val="clear" w:color="FFFFFF" w:fill="auto"/>
      </w:tcPr>
    </w:tblStylePr>
    <w:tblStylePr w:type="lastCol">
      <w:rPr>
        <w:i/>
        <w:color w:val="C9C9C9" w:themeColor="accent3" w:themeTint="98" w:themeShade="95"/>
        <w:sz w:val="22"/>
      </w:rPr>
      <w:tblPr/>
      <w:tcPr>
        <w:tcBorders>
          <w:top w:val="none" w:color="000000" w:sz="0" w:space="0"/>
          <w:left w:val="single" w:color="A5A5A5" w:themeColor="accent3" w:sz="4" w:space="0"/>
          <w:bottom w:val="none" w:color="000000" w:sz="0" w:space="0"/>
          <w:right w:val="none" w:color="000000" w:sz="0" w:space="0"/>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Pr/>
    </w:tblStylePr>
  </w:style>
  <w:style w:type="table" w:customStyle="1" w:styleId="ListTable7Colorful-Accent4">
    <w:name w:val="List Table 7 Colorful - Accent 4"/>
    <w:basedOn w:val="TableauNormal"/>
    <w:uiPriority w:val="99"/>
    <w:tblPr>
      <w:tblStyleRowBandSize w:val="1"/>
      <w:tblStyleColBandSize w:val="1"/>
      <w:tblBorders>
        <w:right w:val="single" w:color="FFD865" w:themeColor="accent4" w:themeTint="9a" w:sz="4" w:space="0"/>
      </w:tblBorders>
    </w:tblPr>
    <w:tblStylePr w:type="firstRow">
      <w:rPr>
        <w:i/>
        <w:color w:val="FFD865" w:themeColor="accent4" w:themeTint="9a" w:themeShade="95"/>
        <w:sz w:val="22"/>
      </w:rPr>
      <w:tblPr/>
      <w:tcPr>
        <w:tcBorders>
          <w:top w:val="none" w:color="000000" w:sz="0" w:space="0"/>
          <w:left w:val="none" w:color="000000" w:sz="0" w:space="0"/>
          <w:bottom w:val="single" w:color="FFC000" w:themeColor="accent4" w:sz="4" w:space="0"/>
          <w:right w:val="none" w:color="000000" w:sz="0" w:space="0"/>
        </w:tcBorders>
        <w:shd w:val="clear" w:color="FFFFFF" w:fill="FFFFFF" w:themeFill="light1"/>
      </w:tcPr>
    </w:tblStylePr>
    <w:tblStylePr w:type="lastRow">
      <w:rPr>
        <w:i/>
        <w:color w:val="FFD865" w:themeColor="accent4" w:themeTint="9a" w:themeShade="95"/>
        <w:sz w:val="22"/>
      </w:rPr>
      <w:tblPr/>
      <w:tcPr>
        <w:tcBorders>
          <w:top w:val="single" w:color="FFC000" w:themeColor="accent4"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FD865" w:themeColor="accent4" w:themeTint="9a" w:themeShade="95"/>
        <w:sz w:val="22"/>
      </w:rPr>
      <w:tblPr/>
      <w:tcPr>
        <w:tcBorders>
          <w:top w:val="none" w:color="000000" w:sz="0" w:space="0"/>
          <w:left w:val="none" w:color="000000" w:sz="0" w:space="0"/>
          <w:bottom w:val="none" w:color="000000" w:sz="0" w:space="0"/>
          <w:right w:val="single" w:color="FFC000" w:themeColor="accent4" w:sz="4" w:space="0"/>
        </w:tcBorders>
        <w:shd w:val="clear" w:color="FFFFFF" w:fill="auto"/>
      </w:tcPr>
    </w:tblStylePr>
    <w:tblStylePr w:type="lastCol">
      <w:rPr>
        <w:i/>
        <w:color w:val="FFD865" w:themeColor="accent4" w:themeTint="9a" w:themeShade="95"/>
        <w:sz w:val="22"/>
      </w:rPr>
      <w:tblPr/>
      <w:tcPr>
        <w:tcBorders>
          <w:top w:val="none" w:color="000000" w:sz="0" w:space="0"/>
          <w:left w:val="single" w:color="FFC000" w:themeColor="accent4" w:sz="4" w:space="0"/>
          <w:bottom w:val="none" w:color="000000" w:sz="0" w:space="0"/>
          <w:right w:val="none" w:color="000000" w:sz="0" w:space="0"/>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Pr/>
    </w:tblStylePr>
  </w:style>
  <w:style w:type="table" w:customStyle="1" w:styleId="ListTable7Colorful-Accent5">
    <w:name w:val="List Table 7 Colorful - Accent 5"/>
    <w:basedOn w:val="TableauNormal"/>
    <w:uiPriority w:val="99"/>
    <w:tblPr>
      <w:tblStyleRowBandSize w:val="1"/>
      <w:tblStyleColBandSize w:val="1"/>
      <w:tblBorders>
        <w:right w:val="single" w:color="9BC2E5" w:themeColor="accent5" w:themeTint="9a" w:sz="4" w:space="0"/>
      </w:tblBorders>
    </w:tblPr>
    <w:tblStylePr w:type="firstRow">
      <w:rPr>
        <w:i/>
        <w:color w:val="9BC2E5" w:themeColor="accent5" w:themeTint="9a" w:themeShade="95"/>
        <w:sz w:val="22"/>
      </w:rPr>
      <w:tblPr/>
      <w:tcPr>
        <w:tcBorders>
          <w:top w:val="none" w:color="000000" w:sz="0" w:space="0"/>
          <w:left w:val="none" w:color="000000" w:sz="0" w:space="0"/>
          <w:bottom w:val="single" w:color="5B9BD5" w:themeColor="accent5" w:sz="4" w:space="0"/>
          <w:right w:val="none" w:color="000000" w:sz="0" w:space="0"/>
        </w:tcBorders>
        <w:shd w:val="clear" w:color="FFFFFF" w:fill="FFFFFF" w:themeFill="light1"/>
      </w:tcPr>
    </w:tblStylePr>
    <w:tblStylePr w:type="lastRow">
      <w:rPr>
        <w:i/>
        <w:color w:val="9BC2E5" w:themeColor="accent5" w:themeTint="9a" w:themeShade="95"/>
        <w:sz w:val="22"/>
      </w:rPr>
      <w:tblPr/>
      <w:tcPr>
        <w:tcBorders>
          <w:top w:val="single" w:color="5B9BD5" w:themeColor="accent5"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9BC2E5" w:themeColor="accent5" w:themeTint="9a" w:themeShade="95"/>
        <w:sz w:val="22"/>
      </w:rPr>
      <w:tblPr/>
      <w:tcPr>
        <w:tcBorders>
          <w:top w:val="none" w:color="000000" w:sz="0" w:space="0"/>
          <w:left w:val="none" w:color="000000" w:sz="0" w:space="0"/>
          <w:bottom w:val="none" w:color="000000" w:sz="0" w:space="0"/>
          <w:right w:val="single" w:color="5B9BD5" w:themeColor="accent5" w:sz="4" w:space="0"/>
        </w:tcBorders>
        <w:shd w:val="clear" w:color="FFFFFF" w:fill="auto"/>
      </w:tcPr>
    </w:tblStylePr>
    <w:tblStylePr w:type="lastCol">
      <w:rPr>
        <w:i/>
        <w:color w:val="9BC2E5" w:themeColor="accent5" w:themeTint="9a" w:themeShade="95"/>
        <w:sz w:val="22"/>
      </w:rPr>
      <w:tblPr/>
      <w:tcPr>
        <w:tcBorders>
          <w:top w:val="none" w:color="000000" w:sz="0" w:space="0"/>
          <w:left w:val="single" w:color="5B9BD5" w:themeColor="accent5" w:sz="4" w:space="0"/>
          <w:bottom w:val="none" w:color="000000" w:sz="0" w:space="0"/>
          <w:right w:val="none" w:color="000000" w:sz="0" w:space="0"/>
        </w:tcBorders>
        <w:shd w:val="clear" w:color="FFFFFF" w:fill="auto"/>
      </w:tcPr>
    </w:tblStylePr>
    <w:tblStylePr w:type="band1Vert">
      <w:tblPr/>
      <w:tcPr>
        <w:shd w:val="clear" w:color="D5E5F4" w:fill="D5E5F4" w:themeFill="accent5" w:themeFillTint="40"/>
      </w:tcPr>
    </w:tblStylePr>
    <w:tblStylePr w:type="band1Horz">
      <w:rPr>
        <w:color w:val="9BC2E5" w:themeColor="accent5" w:themeTint="9a" w:themeShade="95"/>
        <w:sz w:val="22"/>
      </w:rPr>
      <w:tblPr/>
      <w:tcPr>
        <w:shd w:val="clear" w:color="D5E5F4" w:fill="D5E5F4" w:themeFill="accent5" w:themeFillTint="40"/>
      </w:tcPr>
    </w:tblStylePr>
    <w:tblStylePr w:type="band2Horz">
      <w:rPr>
        <w:color w:val="9BC2E5" w:themeColor="accent5" w:themeTint="9a" w:themeShade="95"/>
        <w:sz w:val="22"/>
      </w:rPr>
      <w:tblPr/>
    </w:tblStylePr>
  </w:style>
  <w:style w:type="table" w:customStyle="1" w:styleId="ListTable7Colorful-Accent6">
    <w:name w:val="List Table 7 Colorful - Accent 6"/>
    <w:basedOn w:val="TableauNormal"/>
    <w:uiPriority w:val="99"/>
    <w:tblPr>
      <w:tblStyleRowBandSize w:val="1"/>
      <w:tblStyleColBandSize w:val="1"/>
      <w:tblBorders>
        <w:right w:val="single" w:color="A9D08E" w:themeColor="accent6" w:themeTint="98" w:sz="4" w:space="0"/>
      </w:tblBorders>
    </w:tblPr>
    <w:tblStylePr w:type="firstRow">
      <w:rPr>
        <w:i/>
        <w:color w:val="A9D08E" w:themeColor="accent6" w:themeTint="98" w:themeShade="95"/>
        <w:sz w:val="22"/>
      </w:rPr>
      <w:tblPr/>
      <w:tcPr>
        <w:tcBorders>
          <w:top w:val="none" w:color="000000" w:sz="0" w:space="0"/>
          <w:left w:val="none" w:color="000000" w:sz="0" w:space="0"/>
          <w:bottom w:val="single" w:color="70AD47" w:themeColor="accent6" w:sz="4" w:space="0"/>
          <w:right w:val="none" w:color="000000" w:sz="0" w:space="0"/>
        </w:tcBorders>
        <w:shd w:val="clear" w:color="FFFFFF" w:fill="FFFFFF" w:themeFill="light1"/>
      </w:tcPr>
    </w:tblStylePr>
    <w:tblStylePr w:type="lastRow">
      <w:rPr>
        <w:i/>
        <w:color w:val="A9D08E" w:themeColor="accent6" w:themeTint="98" w:themeShade="95"/>
        <w:sz w:val="22"/>
      </w:rPr>
      <w:tblPr/>
      <w:tcPr>
        <w:tcBorders>
          <w:top w:val="single" w:color="70AD47" w:themeColor="accent6"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9D08E" w:themeColor="accent6" w:themeTint="98" w:themeShade="95"/>
        <w:sz w:val="22"/>
      </w:rPr>
      <w:tblPr/>
      <w:tcPr>
        <w:tcBorders>
          <w:top w:val="none" w:color="000000" w:sz="0" w:space="0"/>
          <w:left w:val="none" w:color="000000" w:sz="0" w:space="0"/>
          <w:bottom w:val="none" w:color="000000" w:sz="0" w:space="0"/>
          <w:right w:val="single" w:color="70AD47" w:themeColor="accent6" w:sz="4" w:space="0"/>
        </w:tcBorders>
        <w:shd w:val="clear" w:color="FFFFFF" w:fill="auto"/>
      </w:tcPr>
    </w:tblStylePr>
    <w:tblStylePr w:type="lastCol">
      <w:rPr>
        <w:i/>
        <w:color w:val="A9D08E" w:themeColor="accent6" w:themeTint="98" w:themeShade="95"/>
        <w:sz w:val="22"/>
      </w:rPr>
      <w:tblPr/>
      <w:tcPr>
        <w:tcBorders>
          <w:top w:val="none" w:color="000000" w:sz="0" w:space="0"/>
          <w:left w:val="single" w:color="70AD47" w:themeColor="accent6" w:sz="4" w:space="0"/>
          <w:bottom w:val="none" w:color="000000" w:sz="0" w:space="0"/>
          <w:right w:val="none" w:color="000000" w:sz="0" w:space="0"/>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Pr/>
    </w:tblStylePr>
  </w:style>
  <w:style w:type="table" w:customStyle="1" w:styleId="Lined-Accent">
    <w:name w:val="Lined - Accent"/>
    <w:basedOn w:val="TableauNormal"/>
    <w:uiPriority w:val="99"/>
    <w:rPr>
      <w:lang w:eastAsia="fr-FR" w:bidi="ar-SA"/>
      <w:sz w:val="20"/>
      <w:szCs w:val="20"/>
    </w:rPr>
    <w:tblPr>
      <w:tblStyleRowBandSize w:val="1"/>
      <w:tblStyleColBandSize w:val="1"/>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Lined-Accent1">
    <w:name w:val="Lined - Accent 1"/>
    <w:basedOn w:val="TableauNormal"/>
    <w:uiPriority w:val="99"/>
    <w:rPr>
      <w:lang w:eastAsia="fr-FR" w:bidi="ar-SA"/>
      <w:sz w:val="20"/>
      <w:szCs w:val="20"/>
    </w:rPr>
    <w:tblPr>
      <w:tblStyleRowBandSize w:val="1"/>
      <w:tblStyleColBandSize w:val="1"/>
    </w:tblPr>
    <w:tblStylePr w:type="firstRow">
      <w:rPr>
        <w:sz w:val="22"/>
      </w:rPr>
      <w:tblPr/>
      <w:tcPr>
        <w:shd w:val="clear" w:color="537DC8" w:fill="537DC8" w:themeFill="accent1" w:themeFillTint="ea"/>
      </w:tcPr>
    </w:tblStylePr>
    <w:tblStylePr w:type="lastRow">
      <w:rPr>
        <w:sz w:val="22"/>
      </w:rPr>
      <w:tblPr/>
      <w:tcPr>
        <w:shd w:val="clear" w:color="537DC8" w:fill="537DC8" w:themeFill="accent1" w:themeFillTint="ea"/>
      </w:tcPr>
    </w:tblStylePr>
    <w:tblStylePr w:type="firstCol">
      <w:rPr>
        <w:sz w:val="22"/>
      </w:rPr>
      <w:tblPr/>
      <w:tcPr>
        <w:shd w:val="clear" w:color="537DC8" w:fill="537DC8" w:themeFill="accent1" w:themeFillTint="ea"/>
      </w:tcPr>
    </w:tblStylePr>
    <w:tblStylePr w:type="lastCol">
      <w:rPr>
        <w:sz w:val="22"/>
      </w:rPr>
      <w:tblPr/>
      <w:tcPr>
        <w:shd w:val="clear" w:color="537DC8" w:fill="537DC8" w:themeFill="accent1" w:themeFillTint="ea"/>
      </w:tcPr>
    </w:tblStylePr>
    <w:tblStylePr w:type="band1Vert">
      <w:rPr>
        <w:sz w:val="22"/>
      </w:rPr>
      <w:tblPr/>
    </w:tblStylePr>
    <w:tblStylePr w:type="band2Vert">
      <w:rPr>
        <w:sz w:val="22"/>
      </w:rPr>
      <w:tblPr/>
      <w:tcPr>
        <w:shd w:val="clear" w:color="C4D2EC" w:fill="C4D2EC" w:themeFill="accent1" w:themeFillTint="50"/>
      </w:tcPr>
    </w:tblStylePr>
    <w:tblStylePr w:type="band1Horz">
      <w:rPr>
        <w:sz w:val="22"/>
      </w:rPr>
      <w:tblPr/>
    </w:tblStylePr>
    <w:tblStylePr w:type="band2Horz">
      <w:rPr>
        <w:sz w:val="22"/>
      </w:rPr>
      <w:tblPr/>
      <w:tcPr>
        <w:shd w:val="clear" w:color="C4D2EC" w:fill="C4D2EC" w:themeFill="accent1" w:themeFillTint="50"/>
      </w:tcPr>
    </w:tblStylePr>
  </w:style>
  <w:style w:type="table" w:customStyle="1" w:styleId="Lined-Accent2">
    <w:name w:val="Lined - Accent 2"/>
    <w:basedOn w:val="TableauNormal"/>
    <w:uiPriority w:val="99"/>
    <w:rPr>
      <w:lang w:eastAsia="fr-FR" w:bidi="ar-SA"/>
      <w:sz w:val="20"/>
      <w:szCs w:val="20"/>
    </w:rPr>
    <w:tblPr>
      <w:tblStyleRowBandSize w:val="1"/>
      <w:tblStyleColBandSize w:val="1"/>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Lined-Accent3">
    <w:name w:val="Lined - Accent 3"/>
    <w:basedOn w:val="TableauNormal"/>
    <w:uiPriority w:val="99"/>
    <w:rPr>
      <w:lang w:eastAsia="fr-FR" w:bidi="ar-SA"/>
      <w:sz w:val="20"/>
      <w:szCs w:val="20"/>
    </w:rPr>
    <w:tblPr>
      <w:tblStyleRowBandSize w:val="1"/>
      <w:tblStyleColBandSize w:val="1"/>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Lined-Accent4">
    <w:name w:val="Lined - Accent 4"/>
    <w:basedOn w:val="TableauNormal"/>
    <w:uiPriority w:val="99"/>
    <w:rPr>
      <w:lang w:eastAsia="fr-FR" w:bidi="ar-SA"/>
      <w:sz w:val="20"/>
      <w:szCs w:val="20"/>
    </w:rPr>
    <w:tblPr>
      <w:tblStyleRowBandSize w:val="1"/>
      <w:tblStyleColBandSize w:val="1"/>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Lined-Accent5">
    <w:name w:val="Lined - Accent 5"/>
    <w:basedOn w:val="TableauNormal"/>
    <w:uiPriority w:val="99"/>
    <w:rPr>
      <w:lang w:eastAsia="fr-FR" w:bidi="ar-SA"/>
      <w:sz w:val="20"/>
      <w:szCs w:val="20"/>
    </w:rPr>
    <w:tblPr>
      <w:tblStyleRowBandSize w:val="1"/>
      <w:tblStyleColBandSize w:val="1"/>
    </w:tblPr>
    <w:tblStylePr w:type="firstRow">
      <w:rPr>
        <w:sz w:val="22"/>
      </w:rPr>
      <w:tblPr/>
      <w:tcPr>
        <w:shd w:val="clear" w:color="5B9BD5" w:fill="5B9BD5" w:themeFill="accent5"/>
      </w:tcPr>
    </w:tblStylePr>
    <w:tblStylePr w:type="lastRow">
      <w:rPr>
        <w:sz w:val="22"/>
      </w:rPr>
      <w:tblPr/>
      <w:tcPr>
        <w:shd w:val="clear" w:color="5B9BD5" w:fill="5B9BD5" w:themeFill="accent5"/>
      </w:tcPr>
    </w:tblStylePr>
    <w:tblStylePr w:type="firstCol">
      <w:rPr>
        <w:sz w:val="22"/>
      </w:rPr>
      <w:tblPr/>
      <w:tcPr>
        <w:shd w:val="clear" w:color="5B9BD5" w:fill="5B9BD5" w:themeFill="accent5"/>
      </w:tcPr>
    </w:tblStylePr>
    <w:tblStylePr w:type="lastCol">
      <w:rPr>
        <w:sz w:val="22"/>
      </w:rPr>
      <w:tblPr/>
      <w:tcPr>
        <w:shd w:val="clear" w:color="5B9BD5" w:fill="5B9BD5" w:themeFill="accent5"/>
      </w:tcPr>
    </w:tblStylePr>
    <w:tblStylePr w:type="band1Vert">
      <w:rPr>
        <w:sz w:val="22"/>
      </w:rPr>
      <w:tblPr/>
    </w:tblStylePr>
    <w:tblStylePr w:type="band2Vert">
      <w:rPr>
        <w:sz w:val="22"/>
      </w:rPr>
      <w:tblPr/>
      <w:tcPr>
        <w:shd w:val="clear" w:color="DDEAF6" w:fill="DDEAF6" w:themeFill="accent5" w:themeFillTint="34"/>
      </w:tcPr>
    </w:tblStylePr>
    <w:tblStylePr w:type="band1Horz">
      <w:rPr>
        <w:sz w:val="22"/>
      </w:rPr>
      <w:tblPr/>
    </w:tblStylePr>
    <w:tblStylePr w:type="band2Horz">
      <w:rPr>
        <w:sz w:val="22"/>
      </w:rPr>
      <w:tblPr/>
      <w:tcPr>
        <w:shd w:val="clear" w:color="DDEAF6" w:fill="DDEAF6" w:themeFill="accent5" w:themeFillTint="34"/>
      </w:tcPr>
    </w:tblStylePr>
  </w:style>
  <w:style w:type="table" w:customStyle="1" w:styleId="Lined-Accent6">
    <w:name w:val="Lined - Accent 6"/>
    <w:basedOn w:val="TableauNormal"/>
    <w:uiPriority w:val="99"/>
    <w:rPr>
      <w:lang w:eastAsia="fr-FR" w:bidi="ar-SA"/>
      <w:sz w:val="20"/>
      <w:szCs w:val="20"/>
    </w:rPr>
    <w:tblPr>
      <w:tblStyleRowBandSize w:val="1"/>
      <w:tblStyleColBandSize w:val="1"/>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auNormal"/>
    <w:uiPriority w:val="99"/>
    <w:rPr>
      <w:lang w:eastAsia="fr-FR" w:bidi="ar-SA"/>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BorderedLined-Accent1">
    <w:name w:val="Bordered &amp; Lined - Accent 1"/>
    <w:basedOn w:val="TableauNormal"/>
    <w:uiPriority w:val="99"/>
    <w:rPr>
      <w:lang w:eastAsia="fr-FR" w:bidi="ar-SA"/>
      <w:sz w:val="20"/>
      <w:szCs w:val="20"/>
    </w:r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
    <w:tblStylePr w:type="firstRow">
      <w:rPr>
        <w:sz w:val="22"/>
      </w:rPr>
      <w:tblPr/>
      <w:tcPr>
        <w:shd w:val="clear" w:color="537DC8" w:fill="537DC8" w:themeFill="accent1" w:themeFillTint="ea"/>
      </w:tcPr>
    </w:tblStylePr>
    <w:tblStylePr w:type="lastRow">
      <w:rPr>
        <w:sz w:val="22"/>
      </w:rPr>
      <w:tblPr/>
      <w:tcPr>
        <w:shd w:val="clear" w:color="537DC8" w:fill="537DC8" w:themeFill="accent1" w:themeFillTint="ea"/>
      </w:tcPr>
    </w:tblStylePr>
    <w:tblStylePr w:type="firstCol">
      <w:rPr>
        <w:sz w:val="22"/>
      </w:rPr>
      <w:tblPr/>
      <w:tcPr>
        <w:shd w:val="clear" w:color="537DC8" w:fill="537DC8" w:themeFill="accent1" w:themeFillTint="ea"/>
      </w:tcPr>
    </w:tblStylePr>
    <w:tblStylePr w:type="lastCol">
      <w:rPr>
        <w:sz w:val="22"/>
      </w:rPr>
      <w:tblPr/>
      <w:tcPr>
        <w:shd w:val="clear" w:color="537DC8" w:fill="537DC8" w:themeFill="accent1" w:themeFillTint="ea"/>
      </w:tcPr>
    </w:tblStylePr>
    <w:tblStylePr w:type="band1Vert">
      <w:rPr>
        <w:sz w:val="22"/>
      </w:rPr>
      <w:tblPr/>
    </w:tblStylePr>
    <w:tblStylePr w:type="band2Vert">
      <w:rPr>
        <w:sz w:val="22"/>
      </w:rPr>
      <w:tblPr/>
      <w:tcPr>
        <w:shd w:val="clear" w:color="C4D2EC" w:fill="C4D2EC" w:themeFill="accent1" w:themeFillTint="50"/>
      </w:tcPr>
    </w:tblStylePr>
    <w:tblStylePr w:type="band1Horz">
      <w:rPr>
        <w:sz w:val="22"/>
      </w:rPr>
      <w:tblPr/>
    </w:tblStylePr>
    <w:tblStylePr w:type="band2Horz">
      <w:rPr>
        <w:sz w:val="22"/>
      </w:rPr>
      <w:tblPr/>
      <w:tcPr>
        <w:shd w:val="clear" w:color="C4D2EC" w:fill="C4D2EC" w:themeFill="accent1" w:themeFillTint="50"/>
      </w:tcPr>
    </w:tblStylePr>
  </w:style>
  <w:style w:type="table" w:customStyle="1" w:styleId="BorderedLined-Accent2">
    <w:name w:val="Bordered &amp; Lined - Accent 2"/>
    <w:basedOn w:val="TableauNormal"/>
    <w:uiPriority w:val="99"/>
    <w:rPr>
      <w:lang w:eastAsia="fr-FR" w:bidi="ar-SA"/>
      <w:sz w:val="20"/>
      <w:szCs w:val="20"/>
    </w:r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auNormal"/>
    <w:uiPriority w:val="99"/>
    <w:rPr>
      <w:lang w:eastAsia="fr-FR" w:bidi="ar-SA"/>
      <w:sz w:val="20"/>
      <w:szCs w:val="20"/>
    </w:r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auNormal"/>
    <w:uiPriority w:val="99"/>
    <w:rPr>
      <w:lang w:eastAsia="fr-FR" w:bidi="ar-SA"/>
      <w:sz w:val="20"/>
      <w:szCs w:val="20"/>
    </w:r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auNormal"/>
    <w:uiPriority w:val="99"/>
    <w:rPr>
      <w:lang w:eastAsia="fr-FR" w:bidi="ar-SA"/>
      <w:sz w:val="20"/>
      <w:szCs w:val="20"/>
    </w:r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sz w:val="22"/>
      </w:rPr>
      <w:tblPr/>
      <w:tcPr>
        <w:shd w:val="clear" w:color="5B9BD5" w:fill="5B9BD5" w:themeFill="accent5"/>
      </w:tcPr>
    </w:tblStylePr>
    <w:tblStylePr w:type="lastRow">
      <w:rPr>
        <w:sz w:val="22"/>
      </w:rPr>
      <w:tblPr/>
      <w:tcPr>
        <w:shd w:val="clear" w:color="5B9BD5" w:fill="5B9BD5" w:themeFill="accent5"/>
      </w:tcPr>
    </w:tblStylePr>
    <w:tblStylePr w:type="firstCol">
      <w:rPr>
        <w:sz w:val="22"/>
      </w:rPr>
      <w:tblPr/>
      <w:tcPr>
        <w:shd w:val="clear" w:color="5B9BD5" w:fill="5B9BD5" w:themeFill="accent5"/>
      </w:tcPr>
    </w:tblStylePr>
    <w:tblStylePr w:type="lastCol">
      <w:rPr>
        <w:sz w:val="22"/>
      </w:rPr>
      <w:tblPr/>
      <w:tcPr>
        <w:shd w:val="clear" w:color="5B9BD5" w:fill="5B9BD5" w:themeFill="accent5"/>
      </w:tcPr>
    </w:tblStylePr>
    <w:tblStylePr w:type="band1Vert">
      <w:rPr>
        <w:sz w:val="22"/>
      </w:rPr>
      <w:tblPr/>
    </w:tblStylePr>
    <w:tblStylePr w:type="band2Vert">
      <w:rPr>
        <w:sz w:val="22"/>
      </w:rPr>
      <w:tblPr/>
      <w:tcPr>
        <w:shd w:val="clear" w:color="DDEAF6" w:fill="DDEAF6" w:themeFill="accent5" w:themeFillTint="34"/>
      </w:tcPr>
    </w:tblStylePr>
    <w:tblStylePr w:type="band1Horz">
      <w:rPr>
        <w:sz w:val="22"/>
      </w:rPr>
      <w:tblPr/>
    </w:tblStylePr>
    <w:tblStylePr w:type="band2Horz">
      <w:rPr>
        <w:sz w:val="22"/>
      </w:rPr>
      <w:tblPr/>
      <w:tcPr>
        <w:shd w:val="clear" w:color="DDEAF6" w:fill="DDEAF6" w:themeFill="accent5" w:themeFillTint="34"/>
      </w:tcPr>
    </w:tblStylePr>
  </w:style>
  <w:style w:type="table" w:customStyle="1" w:styleId="BorderedLined-Accent6">
    <w:name w:val="Bordered &amp; Lined - Accent 6"/>
    <w:basedOn w:val="TableauNormal"/>
    <w:uiPriority w:val="99"/>
    <w:rPr>
      <w:lang w:eastAsia="fr-FR" w:bidi="ar-SA"/>
      <w:sz w:val="20"/>
      <w:szCs w:val="20"/>
    </w:r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
    <w:name w:val="Bordered"/>
    <w:basedOn w:val="TableauNormal"/>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sz w:val="22"/>
      </w:rPr>
      <w:tblPr/>
      <w:tcPr>
        <w:tcBorders>
          <w:bottom w:val="single" w:color="000000" w:themeColor="text1" w:sz="12" w:space="0"/>
        </w:tcBorders>
      </w:tcPr>
    </w:tblStylePr>
    <w:tblStylePr w:type="lastRow">
      <w:rPr>
        <w:sz w:val="22"/>
      </w:rPr>
      <w:tblPr/>
      <w:tcPr>
        <w:tcBorders>
          <w:top w:val="single" w:color="000000" w:themeColor="text1" w:sz="12" w:space="0"/>
        </w:tcBorders>
      </w:tcPr>
    </w:tblStylePr>
    <w:tblStylePr w:type="firstCol">
      <w:rPr>
        <w:sz w:val="22"/>
      </w:rPr>
      <w:tblPr/>
    </w:tblStylePr>
    <w:tblStylePr w:type="lastCol">
      <w:rPr>
        <w:sz w:val="22"/>
      </w:rPr>
      <w:tblPr/>
      <w:tcPr>
        <w:tcBorders>
          <w:left w:val="single" w:color="000000" w:themeColor="text1" w:sz="12" w:space="0"/>
        </w:tcBorders>
      </w:tcPr>
    </w:tblStyle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style>
  <w:style w:type="table" w:customStyle="1" w:styleId="Bordered-Accent1">
    <w:name w:val="Bordered - Accent 1"/>
    <w:basedOn w:val="TableauNormal"/>
    <w:uiPriority w:val="99"/>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sz w:val="22"/>
      </w:rPr>
      <w:tblPr/>
      <w:tcPr>
        <w:tcBorders>
          <w:bottom w:val="single" w:color="4472C4" w:themeColor="accent1" w:sz="12" w:space="0"/>
        </w:tcBorders>
      </w:tcPr>
    </w:tblStylePr>
    <w:tblStylePr w:type="lastRow">
      <w:rPr>
        <w:sz w:val="22"/>
      </w:rPr>
      <w:tblPr/>
      <w:tcPr>
        <w:tcBorders>
          <w:top w:val="single" w:color="4472C4" w:themeColor="accent1" w:sz="12" w:space="0"/>
        </w:tcBorders>
      </w:tcPr>
    </w:tblStylePr>
    <w:tblStylePr w:type="firstCol">
      <w:rPr>
        <w:sz w:val="22"/>
      </w:rPr>
      <w:tblPr/>
    </w:tblStylePr>
    <w:tblStylePr w:type="lastCol">
      <w:rPr>
        <w:sz w:val="22"/>
      </w:rPr>
      <w:tblPr/>
      <w:tcPr>
        <w:tcBorders>
          <w:left w:val="single" w:color="4472C4" w:themeColor="accent1" w:sz="12" w:space="0"/>
        </w:tcBorders>
      </w:tcPr>
    </w:tblStylePr>
    <w:tblStylePr w:type="band1Horz">
      <w:rPr>
        <w:sz w:val="22"/>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tblStylePr>
  </w:style>
  <w:style w:type="table" w:customStyle="1" w:styleId="Bordered-Accent2">
    <w:name w:val="Bordered - Accent 2"/>
    <w:basedOn w:val="TableauNormal"/>
    <w:uiPriority w:val="99"/>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sz w:val="22"/>
      </w:rPr>
      <w:tblPr/>
      <w:tcPr>
        <w:tcBorders>
          <w:bottom w:val="single" w:color="ED7D31" w:themeColor="accent2" w:sz="12" w:space="0"/>
        </w:tcBorders>
      </w:tcPr>
    </w:tblStylePr>
    <w:tblStylePr w:type="lastRow">
      <w:rPr>
        <w:sz w:val="22"/>
      </w:rPr>
      <w:tblPr/>
      <w:tcPr>
        <w:tcBorders>
          <w:top w:val="single" w:color="ED7D31" w:themeColor="accent2" w:sz="12" w:space="0"/>
        </w:tcBorders>
      </w:tcPr>
    </w:tblStylePr>
    <w:tblStylePr w:type="firstCol">
      <w:rPr>
        <w:sz w:val="22"/>
      </w:rPr>
      <w:tblPr/>
    </w:tblStylePr>
    <w:tblStylePr w:type="lastCol">
      <w:rPr>
        <w:sz w:val="22"/>
      </w:rPr>
      <w:tblPr/>
      <w:tcPr>
        <w:tcBorders>
          <w:left w:val="single" w:color="ED7D31" w:themeColor="accent2" w:sz="12" w:space="0"/>
        </w:tcBorders>
      </w:tcPr>
    </w:tblStylePr>
    <w:tblStylePr w:type="band1Horz">
      <w:rPr>
        <w:sz w:val="22"/>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style>
  <w:style w:type="table" w:customStyle="1" w:styleId="Bordered-Accent3">
    <w:name w:val="Bordered - Accent 3"/>
    <w:basedOn w:val="TableauNormal"/>
    <w:uiPriority w:val="99"/>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sz w:val="22"/>
      </w:rPr>
      <w:tblPr/>
      <w:tcPr>
        <w:tcBorders>
          <w:bottom w:val="single" w:color="A5A5A5" w:themeColor="accent3" w:sz="12" w:space="0"/>
        </w:tcBorders>
      </w:tcPr>
    </w:tblStylePr>
    <w:tblStylePr w:type="lastRow">
      <w:rPr>
        <w:sz w:val="22"/>
      </w:rPr>
      <w:tblPr/>
      <w:tcPr>
        <w:tcBorders>
          <w:top w:val="single" w:color="A5A5A5" w:themeColor="accent3" w:sz="12" w:space="0"/>
        </w:tcBorders>
      </w:tcPr>
    </w:tblStylePr>
    <w:tblStylePr w:type="firstCol">
      <w:rPr>
        <w:sz w:val="22"/>
      </w:rPr>
      <w:tblPr/>
    </w:tblStylePr>
    <w:tblStylePr w:type="lastCol">
      <w:rPr>
        <w:sz w:val="22"/>
      </w:rPr>
      <w:tblPr/>
      <w:tcPr>
        <w:tcBorders>
          <w:left w:val="single" w:color="A5A5A5" w:themeColor="accent3" w:sz="12" w:space="0"/>
        </w:tcBorders>
      </w:tcPr>
    </w:tblStylePr>
    <w:tblStylePr w:type="band1Horz">
      <w:rPr>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style>
  <w:style w:type="table" w:customStyle="1" w:styleId="Bordered-Accent4">
    <w:name w:val="Bordered - Accent 4"/>
    <w:basedOn w:val="TableauNormal"/>
    <w:uiPriority w:val="99"/>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sz w:val="22"/>
      </w:rPr>
      <w:tblPr/>
      <w:tcPr>
        <w:tcBorders>
          <w:bottom w:val="single" w:color="FFC000" w:themeColor="accent4" w:sz="12" w:space="0"/>
        </w:tcBorders>
      </w:tcPr>
    </w:tblStylePr>
    <w:tblStylePr w:type="lastRow">
      <w:rPr>
        <w:sz w:val="22"/>
      </w:rPr>
      <w:tblPr/>
      <w:tcPr>
        <w:tcBorders>
          <w:top w:val="single" w:color="FFC000" w:themeColor="accent4" w:sz="12" w:space="0"/>
        </w:tcBorders>
      </w:tcPr>
    </w:tblStylePr>
    <w:tblStylePr w:type="firstCol">
      <w:rPr>
        <w:sz w:val="22"/>
      </w:rPr>
      <w:tblPr/>
    </w:tblStylePr>
    <w:tblStylePr w:type="lastCol">
      <w:rPr>
        <w:sz w:val="22"/>
      </w:rPr>
      <w:tblPr/>
      <w:tcPr>
        <w:tcBorders>
          <w:left w:val="single" w:color="FFC000" w:themeColor="accent4" w:sz="12" w:space="0"/>
        </w:tcBorders>
      </w:tcPr>
    </w:tblStylePr>
    <w:tblStylePr w:type="band1Horz">
      <w:rPr>
        <w:sz w:val="22"/>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style>
  <w:style w:type="table" w:customStyle="1" w:styleId="Bordered-Accent5">
    <w:name w:val="Bordered - Accent 5"/>
    <w:basedOn w:val="TableauNormal"/>
    <w:uiPriority w:val="99"/>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sz w:val="22"/>
      </w:rPr>
      <w:tblPr/>
      <w:tcPr>
        <w:tcBorders>
          <w:bottom w:val="single" w:color="5B9BD5" w:themeColor="accent5" w:sz="12" w:space="0"/>
        </w:tcBorders>
      </w:tcPr>
    </w:tblStylePr>
    <w:tblStylePr w:type="lastRow">
      <w:rPr>
        <w:sz w:val="22"/>
      </w:rPr>
      <w:tblPr/>
      <w:tcPr>
        <w:tcBorders>
          <w:top w:val="single" w:color="5B9BD5" w:themeColor="accent5" w:sz="12" w:space="0"/>
        </w:tcBorders>
      </w:tcPr>
    </w:tblStylePr>
    <w:tblStylePr w:type="firstCol">
      <w:rPr>
        <w:sz w:val="22"/>
      </w:rPr>
      <w:tblPr/>
    </w:tblStylePr>
    <w:tblStylePr w:type="lastCol">
      <w:rPr>
        <w:sz w:val="22"/>
      </w:rPr>
      <w:tblPr/>
      <w:tcPr>
        <w:tcBorders>
          <w:left w:val="single" w:color="5B9BD5" w:themeColor="accent5" w:sz="12" w:space="0"/>
        </w:tcBorders>
      </w:tcPr>
    </w:tblStylePr>
    <w:tblStylePr w:type="band1Horz">
      <w:rPr>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style>
  <w:style w:type="table" w:customStyle="1" w:styleId="Bordered-Accent6">
    <w:name w:val="Bordered - Accent 6"/>
    <w:basedOn w:val="TableauNormal"/>
    <w:uiPriority w:val="99"/>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sz w:val="22"/>
      </w:rPr>
      <w:tblPr/>
      <w:tcPr>
        <w:tcBorders>
          <w:bottom w:val="single" w:color="70AD47" w:themeColor="accent6" w:sz="12" w:space="0"/>
        </w:tcBorders>
      </w:tcPr>
    </w:tblStylePr>
    <w:tblStylePr w:type="lastRow">
      <w:rPr>
        <w:sz w:val="22"/>
      </w:rPr>
      <w:tblPr/>
      <w:tcPr>
        <w:tcBorders>
          <w:top w:val="single" w:color="70AD47" w:themeColor="accent6" w:sz="12" w:space="0"/>
        </w:tcBorders>
      </w:tcPr>
    </w:tblStylePr>
    <w:tblStylePr w:type="firstCol">
      <w:rPr>
        <w:sz w:val="22"/>
      </w:rPr>
      <w:tblPr/>
    </w:tblStylePr>
    <w:tblStylePr w:type="lastCol">
      <w:rPr>
        <w:sz w:val="22"/>
      </w:rPr>
      <w:tblPr/>
      <w:tcPr>
        <w:tcBorders>
          <w:left w:val="single" w:color="70AD47" w:themeColor="accent6" w:sz="12" w:space="0"/>
        </w:tcBorders>
      </w:tcPr>
    </w:tblStylePr>
    <w:tblStylePr w:type="band1Horz">
      <w:rPr>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style>
  <w:style w:type="table" w:styleId="Grilledutableau">
    <w:name w:val="Table Grid"/>
    <w:basedOn w:val="TableauNormal"/>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1.png"/><Relationship Id="rId6" Type="http://schemas.openxmlformats.org/officeDocument/2006/relationships/hyperlink" Target="https://www.legifrance.gouv.fr/jorf/id/JORFTEXT000000649171/" TargetMode="External"/><Relationship Id="rId7" Type="http://schemas.openxmlformats.org/officeDocument/2006/relationships/hyperlink" Target="https://www.legifrance.gouv.fr/loda/id/JORFTEXT000025391351" TargetMode="External"/><Relationship Id="rId8" Type="http://schemas.openxmlformats.org/officeDocument/2006/relationships/hyperlink" Target="https://github.com/cnigfr/StaR-Eau" TargetMode="External"/><Relationship Id="rId9" Type="http://schemas.openxmlformats.org/officeDocument/2006/relationships/hyperlink" Target="https://fr.wikipedia.org/wiki/Communication" TargetMode="External"/><Relationship Id="rId10" Type="http://schemas.openxmlformats.org/officeDocument/2006/relationships/image" Target="media/image4.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yperlink" Target="https://www.afigeo.asso.fr/wp-content/uploads/2020/12/10/modele-minimal-donnees-pei.pdf" TargetMode="Externa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footer" Target="footer4.xml"/><Relationship Id="rId24" Type="http://schemas.openxmlformats.org/officeDocument/2006/relationships/hyperlink" Target="https://github.com/cnigfr/StaR-Eau/releases" TargetMode="External"/><Relationship Id="rId25" Type="http://schemas.openxmlformats.org/officeDocument/2006/relationships/hyperlink" Target="https://github.com/cnigfr/StaR-Eau/wiki" TargetMode="External"/><Relationship Id="rId26" Type="http://schemas.openxmlformats.org/officeDocument/2006/relationships/header" Target="header5.xml"/><Relationship Id="rId27" Type="http://schemas.openxmlformats.org/officeDocument/2006/relationships/header" Target="header6.xml"/><Relationship Id="rId28" Type="http://schemas.openxmlformats.org/officeDocument/2006/relationships/header" Target="header7.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footnotes" Target="footnotes.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_rels/footnotes.xml.rels><?xml version="1.0" encoding="UTF-8"?>
<Relationships xmlns="http://schemas.openxmlformats.org/package/2006/relationships"><Relationship Id="rId1" Type="http://schemas.openxmlformats.org/officeDocument/2006/relationships/hyperlink" Target="https://www.legifrance.gouv.fr/loda/id/JORFTEXT000046441960/" TargetMode="External"/>
</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8f79059e236446197d34050981f4b23 xmlns="0b6e5a5e-72a6-4c53-b0d4-c75126b5d740">
      <Terms xmlns="http://schemas.microsoft.com/office/infopath/2007/PartnerControls"/>
    </a8f79059e236446197d34050981f4b23>
    <Prix_x0020_membre xmlns="08bfd1da-55cb-4830-b9cc-4aad728cbe39" xsi:nil="true"/>
    <Langue_x0020_du_x0020_document xmlns="08bfd1da-55cb-4830-b9cc-4aad728cbe39">français</Langue_x0020_du_x0020_document>
    <Prix_x0020_non_x0020_membre xmlns="08bfd1da-55cb-4830-b9cc-4aad728cbe39" xsi:nil="true"/>
    <Auteurs xmlns="08bfd1da-55cb-4830-b9cc-4aad728cbe39" xsi:nil="true"/>
    <Statut xmlns="0b6e5a5e-72a6-4c53-b0d4-c75126b5d740">Finalisé</Statut>
    <n895e4f93ee645978d71e8f82b7dd8b6 xmlns="ab8c07a1-a4cb-46df-8f6e-5407a5fc1061">
      <Terms xmlns="http://schemas.microsoft.com/office/infopath/2007/PartnerControls"/>
    </n895e4f93ee645978d71e8f82b7dd8b6>
    <pb9f3018b8c941ffafdfaa3219babc32 xmlns="0b6e5a5e-72a6-4c53-b0d4-c75126b5d740">
      <Terms xmlns="http://schemas.microsoft.com/office/infopath/2007/PartnerControls"/>
    </pb9f3018b8c941ffafdfaa3219babc32>
    <Date_x0020__x0028_publication_x0020__x002F__x0020_réunion_x0029_ xmlns="0b6e5a5e-72a6-4c53-b0d4-c75126b5d740">2022-07-07T22:00:00+00:00</Date_x0020__x0028_publication_x0020__x002F__x0020_réunion_x0029_>
    <Résumé xmlns="08bfd1da-55cb-4830-b9cc-4aad728cbe39" xsi:nil="true"/>
    <h162f9b6278b48459d3c18edc112ade2 xmlns="0b6e5a5e-72a6-4c53-b0d4-c75126b5d740">
      <Terms xmlns="http://schemas.microsoft.com/office/infopath/2007/PartnerControls"/>
    </h162f9b6278b48459d3c18edc112ade2>
    <da59f61a43e84446a95a08f7196849dc xmlns="08bfd1da-55cb-4830-b9cc-4aad728cbe39">
      <Terms xmlns="http://schemas.microsoft.com/office/infopath/2007/PartnerControls"/>
    </da59f61a43e84446a95a08f7196849dc>
    <fc1d843308cb4ac89f48e993d43f056d xmlns="0b6e5a5e-72a6-4c53-b0d4-c75126b5d740">
      <Terms xmlns="http://schemas.microsoft.com/office/infopath/2007/PartnerControls"/>
    </fc1d843308cb4ac89f48e993d43f056d>
    <TaxCatchAll xmlns="c577b076-4395-43b1-8591-68d8ed250c22" xsi:nil="true"/>
    <lcf76f155ced4ddcb4097134ff3c332f xmlns="f8eec4ec-77d4-42da-a816-69267a9a1d37">
      <Terms xmlns="http://schemas.microsoft.com/office/infopath/2007/PartnerControls"/>
    </lcf76f155ced4ddcb4097134ff3c332f>
    <Commentaires xmlns="0b6e5a5e-72a6-4c53-b0d4-c75126b5d740" xsi:nil="true"/>
    <Financement xmlns="0b6e5a5e-72a6-4c53-b0d4-c75126b5d740">
      <Value>ASTEE</Value>
    </Financement>
  </documentManagement>
</p:properties>
</file>

<file path=customXml/item3.xml><?xml version="1.0" encoding="utf-8"?>
<ct:contentTypeSchema xmlns:ct="http://schemas.microsoft.com/office/2006/metadata/contentType" xmlns:ma="http://schemas.microsoft.com/office/2006/metadata/properties/metaAttributes" ct:_="" ma:_="" ma:contentTypeName="Autre document" ma:contentTypeID="0x0101000E8E226EA7A71A4BB9E1DD48D5E1152500D4136003B085124B9A0DBE23EE8EA9C4" ma:contentTypeVersion="53" ma:contentTypeDescription="Crée un document." ma:contentTypeScope="" ma:versionID="120fd7024ec1f2693b13485147a55ae9">
  <xsd:schema xmlns:xsd="http://www.w3.org/2001/XMLSchema" xmlns:xs="http://www.w3.org/2001/XMLSchema" xmlns:p="http://schemas.microsoft.com/office/2006/metadata/properties" xmlns:ns2="0b6e5a5e-72a6-4c53-b0d4-c75126b5d740" xmlns:ns3="c577b076-4395-43b1-8591-68d8ed250c22" xmlns:ns4="ab8c07a1-a4cb-46df-8f6e-5407a5fc1061" xmlns:ns5="08bfd1da-55cb-4830-b9cc-4aad728cbe39" xmlns:ns6="f8eec4ec-77d4-42da-a816-69267a9a1d37" targetNamespace="http://schemas.microsoft.com/office/2006/metadata/properties" ma:root="true" ma:fieldsID="2a83e1730b56b699a606e8f27ffd006e" ns2:_="" ns3:_="" ns4:_="" ns5:_="" ns6:_="">
    <xsd:import namespace="0b6e5a5e-72a6-4c53-b0d4-c75126b5d740"/>
    <xsd:import namespace="c577b076-4395-43b1-8591-68d8ed250c22"/>
    <xsd:import namespace="ab8c07a1-a4cb-46df-8f6e-5407a5fc1061"/>
    <xsd:import namespace="08bfd1da-55cb-4830-b9cc-4aad728cbe39"/>
    <xsd:import namespace="f8eec4ec-77d4-42da-a816-69267a9a1d37"/>
    <xsd:element name="properties">
      <xsd:complexType>
        <xsd:sequence>
          <xsd:element name="documentManagement">
            <xsd:complexType>
              <xsd:all>
                <xsd:element ref="ns2:Commentaires" minOccurs="0"/>
                <xsd:element ref="ns2:Date_x0020__x0028_publication_x0020__x002F__x0020_réunion_x0029_"/>
                <xsd:element ref="ns2:fc1d843308cb4ac89f48e993d43f056d" minOccurs="0"/>
                <xsd:element ref="ns3:TaxCatchAll" minOccurs="0"/>
                <xsd:element ref="ns3:TaxCatchAllLabel" minOccurs="0"/>
                <xsd:element ref="ns2:Financement" minOccurs="0"/>
                <xsd:element ref="ns2:a8f79059e236446197d34050981f4b23" minOccurs="0"/>
                <xsd:element ref="ns2:Statut"/>
                <xsd:element ref="ns2:h162f9b6278b48459d3c18edc112ade2" minOccurs="0"/>
                <xsd:element ref="ns2:pb9f3018b8c941ffafdfaa3219babc32" minOccurs="0"/>
                <xsd:element ref="ns4:n895e4f93ee645978d71e8f82b7dd8b6" minOccurs="0"/>
                <xsd:element ref="ns5:Langue_x0020_du_x0020_document"/>
                <xsd:element ref="ns5:Auteurs" minOccurs="0"/>
                <xsd:element ref="ns5:Résumé" minOccurs="0"/>
                <xsd:element ref="ns5:Prix_x0020_membre" minOccurs="0"/>
                <xsd:element ref="ns5:Prix_x0020_non_x0020_membre" minOccurs="0"/>
                <xsd:element ref="ns5:da59f61a43e84446a95a08f7196849dc" minOccurs="0"/>
                <xsd:element ref="ns6:MediaServiceMetadata" minOccurs="0"/>
                <xsd:element ref="ns6:MediaServiceFastMetadata" minOccurs="0"/>
                <xsd:element ref="ns6:MediaServiceAutoTags" minOccurs="0"/>
                <xsd:element ref="ns6:MediaServiceOCR" minOccurs="0"/>
                <xsd:element ref="ns6:MediaServiceGenerationTime" minOccurs="0"/>
                <xsd:element ref="ns6:MediaServiceEventHashCode" minOccurs="0"/>
                <xsd:element ref="ns6: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6e5a5e-72a6-4c53-b0d4-c75126b5d740" elementFormDefault="qualified">
    <xsd:import namespace="http://schemas.microsoft.com/office/2006/documentManagement/types"/>
    <xsd:import namespace="http://schemas.microsoft.com/office/infopath/2007/PartnerControls"/>
    <xsd:element name="Commentaires" ma:index="8" nillable="true" ma:displayName="Commentaires" ma:internalName="Commentaires" ma:readOnly="false">
      <xsd:simpleType>
        <xsd:restriction base="dms:Note">
          <xsd:maxLength value="255"/>
        </xsd:restriction>
      </xsd:simpleType>
    </xsd:element>
    <xsd:element name="Date_x0020__x0028_publication_x0020__x002F__x0020_réunion_x0029_" ma:index="9" ma:displayName="Date (publication / réunion)" ma:format="DateOnly" ma:internalName="Date_x0020__x0028_publication_x0020__x002F__x0020_r_x00e9_union_x0029_" ma:readOnly="false">
      <xsd:simpleType>
        <xsd:restriction base="dms:DateTime"/>
      </xsd:simpleType>
    </xsd:element>
    <xsd:element name="fc1d843308cb4ac89f48e993d43f056d" ma:index="10" nillable="true" ma:taxonomy="true" ma:internalName="fc1d843308cb4ac89f48e993d43f056d" ma:taxonomyFieldName="_x00c9_v_x00e8_nement" ma:displayName="Évènements" ma:readOnly="false" ma:default="" ma:fieldId="{fc1d8433-08cb-4ac8-9f48-e993d43f056d}" ma:taxonomyMulti="true" ma:sspId="802746f9-92d7-4c60-9915-46550c36bb5d" ma:termSetId="ce23bfa3-c1a8-402d-ad0a-cf2e60b52727" ma:anchorId="00000000-0000-0000-0000-000000000000" ma:open="false" ma:isKeyword="false">
      <xsd:complexType>
        <xsd:sequence>
          <xsd:element ref="pc:Terms" minOccurs="0" maxOccurs="1"/>
        </xsd:sequence>
      </xsd:complexType>
    </xsd:element>
    <xsd:element name="Financement" ma:index="14" nillable="true" ma:displayName="Financement" ma:default="ASTEE" ma:internalName="Financement" ma:readOnly="false">
      <xsd:complexType>
        <xsd:complexContent>
          <xsd:extension base="dms:MultiChoice">
            <xsd:sequence>
              <xsd:element name="Value" maxOccurs="unbounded" minOccurs="0" nillable="true">
                <xsd:simpleType>
                  <xsd:restriction base="dms:Choice">
                    <xsd:enumeration value="ASTEE"/>
                    <xsd:enumeration value="CONVENTION"/>
                    <xsd:enumeration value="EXTERNE"/>
                  </xsd:restriction>
                </xsd:simpleType>
              </xsd:element>
            </xsd:sequence>
          </xsd:extension>
        </xsd:complexContent>
      </xsd:complexType>
    </xsd:element>
    <xsd:element name="a8f79059e236446197d34050981f4b23" ma:index="15" nillable="true" ma:taxonomy="true" ma:internalName="a8f79059e236446197d34050981f4b23" ma:taxonomyFieldName="Instance_x0020_de_x0020_rattachement" ma:displayName="Instances de rattachement" ma:readOnly="false" ma:default="" ma:fieldId="{a8f79059-e236-4461-97d3-4050981f4b23}" ma:taxonomyMulti="true" ma:sspId="802746f9-92d7-4c60-9915-46550c36bb5d" ma:termSetId="c4a3e76c-86bb-4b5c-af70-91e4f598aa73" ma:anchorId="00000000-0000-0000-0000-000000000000" ma:open="false" ma:isKeyword="false">
      <xsd:complexType>
        <xsd:sequence>
          <xsd:element ref="pc:Terms" minOccurs="0" maxOccurs="1"/>
        </xsd:sequence>
      </xsd:complexType>
    </xsd:element>
    <xsd:element name="Statut" ma:index="17" ma:displayName="Statut" ma:default="En cours" ma:format="Dropdown" ma:internalName="Statut" ma:readOnly="false">
      <xsd:simpleType>
        <xsd:restriction base="dms:Choice">
          <xsd:enumeration value="En cours"/>
          <xsd:enumeration value="Finalisé"/>
          <xsd:enumeration value="Maquetté"/>
          <xsd:enumeration value="BAT"/>
        </xsd:restriction>
      </xsd:simpleType>
    </xsd:element>
    <xsd:element name="h162f9b6278b48459d3c18edc112ade2" ma:index="18" nillable="true" ma:taxonomy="true" ma:internalName="h162f9b6278b48459d3c18edc112ade2" ma:taxonomyFieldName="Th_x00e9_matique_x0020_m_x00e9_tier" ma:displayName="Thématiques métier" ma:readOnly="false" ma:default="" ma:fieldId="{1162f9b6-278b-4845-9d3c-18edc112ade2}" ma:taxonomyMulti="true" ma:sspId="802746f9-92d7-4c60-9915-46550c36bb5d" ma:termSetId="e8b70a21-6c92-40e6-a33d-a8e4a85c2cdb" ma:anchorId="00000000-0000-0000-0000-000000000000" ma:open="false" ma:isKeyword="false">
      <xsd:complexType>
        <xsd:sequence>
          <xsd:element ref="pc:Terms" minOccurs="0" maxOccurs="1"/>
        </xsd:sequence>
      </xsd:complexType>
    </xsd:element>
    <xsd:element name="pb9f3018b8c941ffafdfaa3219babc32" ma:index="20" nillable="true" ma:taxonomy="true" ma:internalName="pb9f3018b8c941ffafdfaa3219babc32" ma:taxonomyFieldName="Th_x00e9_matique_x0020_ODD" ma:displayName="Thématiques ODD" ma:readOnly="false" ma:default="" ma:fieldId="{9b9f3018-b8c9-41ff-afdf-aa3219babc32}" ma:taxonomyMulti="true" ma:sspId="802746f9-92d7-4c60-9915-46550c36bb5d" ma:termSetId="77985ea8-e789-4808-9d6c-c57995534cf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77b076-4395-43b1-8591-68d8ed250c22"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f6875af0-cc36-49a8-90a1-101668936217}" ma:internalName="TaxCatchAll" ma:showField="CatchAllData" ma:web="c577b076-4395-43b1-8591-68d8ed250c2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f6875af0-cc36-49a8-90a1-101668936217}" ma:internalName="TaxCatchAllLabel" ma:readOnly="true" ma:showField="CatchAllDataLabel" ma:web="c577b076-4395-43b1-8591-68d8ed250c2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b8c07a1-a4cb-46df-8f6e-5407a5fc1061" elementFormDefault="qualified">
    <xsd:import namespace="http://schemas.microsoft.com/office/2006/documentManagement/types"/>
    <xsd:import namespace="http://schemas.microsoft.com/office/infopath/2007/PartnerControls"/>
    <xsd:element name="n895e4f93ee645978d71e8f82b7dd8b6" ma:index="22" nillable="true" ma:taxonomy="true" ma:internalName="n895e4f93ee645978d71e8f82b7dd8b6" ma:taxonomyFieldName="Domaine" ma:displayName="Domaines" ma:readOnly="false" ma:default="" ma:fieldId="{7895e4f9-3ee6-4597-8d71-e8f82b7dd8b6}" ma:taxonomyMulti="true" ma:sspId="802746f9-92d7-4c60-9915-46550c36bb5d" ma:termSetId="72ccc2c1-4cc3-4a3b-b2a0-d7c19f8300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8bfd1da-55cb-4830-b9cc-4aad728cbe39" elementFormDefault="qualified">
    <xsd:import namespace="http://schemas.microsoft.com/office/2006/documentManagement/types"/>
    <xsd:import namespace="http://schemas.microsoft.com/office/infopath/2007/PartnerControls"/>
    <xsd:element name="Langue_x0020_du_x0020_document" ma:index="24" ma:displayName="Langue du document" ma:default="français" ma:format="Dropdown" ma:internalName="Langue_x0020_du_x0020_document" ma:readOnly="false">
      <xsd:simpleType>
        <xsd:restriction base="dms:Choice">
          <xsd:enumeration value="français"/>
          <xsd:enumeration value="anglais"/>
        </xsd:restriction>
      </xsd:simpleType>
    </xsd:element>
    <xsd:element name="Auteurs" ma:index="25" nillable="true" ma:displayName="Auteurs" ma:internalName="Auteurs" ma:readOnly="false">
      <xsd:simpleType>
        <xsd:restriction base="dms:Note">
          <xsd:maxLength value="255"/>
        </xsd:restriction>
      </xsd:simpleType>
    </xsd:element>
    <xsd:element name="Résumé" ma:index="26" nillable="true" ma:displayName="Résumé" ma:internalName="R_x00e9_sum_x00e9_" ma:readOnly="false">
      <xsd:simpleType>
        <xsd:restriction base="dms:Unknown"/>
      </xsd:simpleType>
    </xsd:element>
    <xsd:element name="Prix_x0020_membre" ma:index="27" nillable="true" ma:displayName="Prix membre" ma:LCID="1036" ma:internalName="Prix_x0020_membre" ma:readOnly="false">
      <xsd:simpleType>
        <xsd:restriction base="dms:Currency"/>
      </xsd:simpleType>
    </xsd:element>
    <xsd:element name="Prix_x0020_non_x0020_membre" ma:index="28" nillable="true" ma:displayName="Prix non membre" ma:LCID="1036" ma:internalName="Prix_x0020_non_x0020_membre" ma:readOnly="false">
      <xsd:simpleType>
        <xsd:restriction base="dms:Currency"/>
      </xsd:simpleType>
    </xsd:element>
    <xsd:element name="da59f61a43e84446a95a08f7196849dc" ma:index="29" nillable="true" ma:taxonomy="true" ma:internalName="da59f61a43e84446a95a08f7196849dc" ma:taxonomyFieldName="Type_x0020_de_x0020_publication" ma:displayName="Type de publication" ma:readOnly="false" ma:default="" ma:fieldId="{da59f61a-43e8-4446-a95a-08f7196849dc}" ma:sspId="802746f9-92d7-4c60-9915-46550c36bb5d" ma:termSetId="36042483-b5e5-4f0f-b4a8-96e2fc09154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8eec4ec-77d4-42da-a816-69267a9a1d37" elementFormDefault="qualified">
    <xsd:import namespace="http://schemas.microsoft.com/office/2006/documentManagement/types"/>
    <xsd:import namespace="http://schemas.microsoft.com/office/infopath/2007/PartnerControls"/>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lcf76f155ced4ddcb4097134ff3c332f" ma:index="38" nillable="true" ma:taxonomy="true" ma:internalName="lcf76f155ced4ddcb4097134ff3c332f" ma:taxonomyFieldName="MediaServiceImageTags" ma:displayName="Balises d’images" ma:readOnly="false" ma:fieldId="{5cf76f15-5ced-4ddc-b409-7134ff3c332f}" ma:taxonomyMulti="true" ma:sspId="802746f9-92d7-4c60-9915-46550c36bb5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0804A-6349-4EE4-8215-0FAF2C3F53CE}">
  <ds:schemaRefs>
    <ds:schemaRef ds:uri="http://schemas.microsoft.com/sharepoint/v3/contenttype/forms"/>
  </ds:schemaRefs>
</ds:datastoreItem>
</file>

<file path=customXml/itemProps2.xml><?xml version="1.0" encoding="utf-8"?>
<ds:datastoreItem xmlns:ds="http://schemas.openxmlformats.org/officeDocument/2006/customXml" ds:itemID="{246E1BB9-D7B1-40BF-8275-59B1B3C60215}">
  <ds:schemaRefs>
    <ds:schemaRef ds:uri="http://schemas.microsoft.com/office/2006/metadata/properties"/>
    <ds:schemaRef ds:uri="http://schemas.microsoft.com/office/infopath/2007/PartnerControls"/>
    <ds:schemaRef ds:uri="0b6e5a5e-72a6-4c53-b0d4-c75126b5d740"/>
    <ds:schemaRef ds:uri="08bfd1da-55cb-4830-b9cc-4aad728cbe39"/>
    <ds:schemaRef ds:uri="ab8c07a1-a4cb-46df-8f6e-5407a5fc1061"/>
    <ds:schemaRef ds:uri="c577b076-4395-43b1-8591-68d8ed250c22"/>
    <ds:schemaRef ds:uri="f8eec4ec-77d4-42da-a816-69267a9a1d37"/>
  </ds:schemaRefs>
</ds:datastoreItem>
</file>

<file path=customXml/itemProps3.xml><?xml version="1.0" encoding="utf-8"?>
<ds:datastoreItem xmlns:ds="http://schemas.openxmlformats.org/officeDocument/2006/customXml" ds:itemID="{33DC4E72-7521-4E92-8C50-93D61D4555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6e5a5e-72a6-4c53-b0d4-c75126b5d740"/>
    <ds:schemaRef ds:uri="c577b076-4395-43b1-8591-68d8ed250c22"/>
    <ds:schemaRef ds:uri="ab8c07a1-a4cb-46df-8f6e-5407a5fc1061"/>
    <ds:schemaRef ds:uri="08bfd1da-55cb-4830-b9cc-4aad728cbe39"/>
    <ds:schemaRef ds:uri="f8eec4ec-77d4-42da-a816-69267a9a1d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7207AA-A2FB-4BD2-98FC-C1D7EB5B0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LibreOffice/7.4.7.2$Linux_X86_64 LibreOffice_project/40$Build-2</Application>
  <AppVersion>15.0000</AppVersion>
  <Pages>157</Pages>
  <Words>27179</Words>
  <Characters>168813</Characters>
  <CharactersWithSpaces>188906</CharactersWithSpaces>
  <Paragraphs>7108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2024-11-26T12:27:00Z</dcterms:created>
  <dc:creator>ALLARD-CARON VERONIQUE</dc:creator>
  <dc:description/>
  <dc:language>fr-FR</dc:language>
  <cp:lastModifiedBy/>
  <dcterms:modified xsi:type="dcterms:W3CDTF">2024-11-26T22:18:57Z</dcterms:modified>
  <cp:revision>4</cp:revision>
  <dc:subject>Réseaux eau et assainissement</dc:subject>
  <dc:title>Géostandard de réseaux StaR-Eau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0x0101000E8E226EA7A71A4BB9E1DD48D5E1152500D4136003B085124B9A0DBE23EE8EA9C4</vt:lpwstr>
  </property>
  <property fmtid="{D5CDD505-2E9C-101B-9397-08002B2CF9AE}" pid="3" name="Domaine">
    <vt:lpwstr/>
  </property>
  <property fmtid="{D5CDD505-2E9C-101B-9397-08002B2CF9AE}" pid="4" name="Instance de rattachement">
    <vt:lpwstr/>
  </property>
  <property fmtid="{D5CDD505-2E9C-101B-9397-08002B2CF9AE}" pid="5" name="MediaServiceImageTags">
    <vt:lpwstr/>
  </property>
  <property fmtid="{D5CDD505-2E9C-101B-9397-08002B2CF9AE}" pid="6" name="Thématique ODD">
    <vt:lpwstr/>
  </property>
  <property fmtid="{D5CDD505-2E9C-101B-9397-08002B2CF9AE}" pid="7" name="Thématique métier">
    <vt:lpwstr/>
  </property>
  <property fmtid="{D5CDD505-2E9C-101B-9397-08002B2CF9AE}" pid="8" name="Type de communication">
    <vt:lpwstr/>
  </property>
  <property fmtid="{D5CDD505-2E9C-101B-9397-08002B2CF9AE}" pid="9" name="Type de publication">
    <vt:lpwstr/>
  </property>
  <property fmtid="{D5CDD505-2E9C-101B-9397-08002B2CF9AE}" pid="10" name="Type_x0020_de_x0020_communication">
    <vt:lpwstr/>
  </property>
  <property fmtid="{D5CDD505-2E9C-101B-9397-08002B2CF9AE}" pid="11" name="b112a86551eb4b2ba4e73118e9afe778">
    <vt:lpwstr/>
  </property>
  <property fmtid="{D5CDD505-2E9C-101B-9397-08002B2CF9AE}" pid="12" name="Évènement">
    <vt:lpwstr/>
  </property>
</Properties>
</file>